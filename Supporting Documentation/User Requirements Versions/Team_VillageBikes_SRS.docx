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4190" w:displacedByCustomXml="next"/>
    <w:bookmarkStart w:id="1" w:name="_Toc49638201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r w:rsidR="008E7659" w14:paraId="57D86193" w14:textId="77777777" w:rsidTr="00EE3378">
            <w:trPr>
              <w:trHeight w:val="486"/>
            </w:trPr>
            <w:tc>
              <w:tcPr>
                <w:tcW w:w="3523" w:type="dxa"/>
                <w:vAlign w:val="center"/>
              </w:tcPr>
              <w:p w14:paraId="14582F27" w14:textId="7197B64E"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Stephen Gaffney</w:t>
                </w:r>
              </w:p>
            </w:tc>
            <w:tc>
              <w:tcPr>
                <w:tcW w:w="3523" w:type="dxa"/>
                <w:vAlign w:val="center"/>
              </w:tcPr>
              <w:p w14:paraId="1615A7F0" w14:textId="558A7AD6" w:rsidR="008E7659" w:rsidRPr="00132B34" w:rsidRDefault="007713BA"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12309511</w:t>
                </w:r>
              </w:p>
            </w:tc>
          </w:tr>
          <w:tr w:rsidR="008E7659" w14:paraId="6A9BA982" w14:textId="77777777" w:rsidTr="00EE3378">
            <w:trPr>
              <w:trHeight w:val="486"/>
            </w:trPr>
            <w:tc>
              <w:tcPr>
                <w:tcW w:w="3523" w:type="dxa"/>
                <w:vAlign w:val="center"/>
              </w:tcPr>
              <w:p w14:paraId="2FD78829" w14:textId="19B98D43" w:rsidR="008E7659" w:rsidRPr="00132B34" w:rsidRDefault="008E7659"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Kerrie Lowe</w:t>
                </w:r>
              </w:p>
            </w:tc>
            <w:tc>
              <w:tcPr>
                <w:tcW w:w="3523" w:type="dxa"/>
                <w:vAlign w:val="center"/>
              </w:tcPr>
              <w:p w14:paraId="7A8F6827" w14:textId="2413E16C" w:rsidR="008E7659" w:rsidRPr="00132B34" w:rsidRDefault="0084118C" w:rsidP="00EE3378">
                <w:pPr>
                  <w:jc w:val="center"/>
                  <w:rPr>
                    <w:rFonts w:asciiTheme="majorHAnsi" w:eastAsiaTheme="majorEastAsia" w:hAnsiTheme="majorHAnsi" w:cs="Times New Roman"/>
                    <w:color w:val="000000" w:themeColor="text1"/>
                    <w:sz w:val="28"/>
                    <w:lang w:eastAsia="en-GB"/>
                  </w:rPr>
                </w:pPr>
                <w:r>
                  <w:rPr>
                    <w:rFonts w:asciiTheme="majorHAnsi" w:eastAsiaTheme="majorEastAsia" w:hAnsiTheme="majorHAnsi" w:cs="Times New Roman"/>
                    <w:color w:val="000000" w:themeColor="text1"/>
                    <w:sz w:val="28"/>
                    <w:lang w:eastAsia="en-GB"/>
                  </w:rPr>
                  <w:t>18205324</w:t>
                </w:r>
              </w:p>
            </w:tc>
          </w:tr>
        </w:tbl>
        <w:p w14:paraId="4D55AC11" w14:textId="44478B88" w:rsidR="00350672" w:rsidRDefault="008E7659"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660AC458">
                    <wp:simplePos x="0" y="0"/>
                    <wp:positionH relativeFrom="page">
                      <wp:posOffset>1243965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E50AA6" w:rsidRPr="00132B34" w:rsidRDefault="00E50AA6" w:rsidP="00350672">
                                <w:pPr>
                                  <w:jc w:val="center"/>
                                  <w:rPr>
                                    <w:color w:val="000000" w:themeColor="text1"/>
                                    <w:sz w:val="40"/>
                                  </w:rPr>
                                </w:pPr>
                              </w:p>
                              <w:p w14:paraId="21C15A0C" w14:textId="77777777" w:rsidR="00E50AA6" w:rsidRPr="00132B34" w:rsidRDefault="00E50AA6"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E50AA6" w:rsidRDefault="00E50AA6" w:rsidP="00350672">
                                <w:pPr>
                                  <w:jc w:val="center"/>
                                  <w:rPr>
                                    <w:color w:val="000000" w:themeColor="text1"/>
                                    <w:sz w:val="32"/>
                                  </w:rPr>
                                </w:pPr>
                                <w:r>
                                  <w:rPr>
                                    <w:color w:val="000000" w:themeColor="text1"/>
                                    <w:sz w:val="32"/>
                                  </w:rPr>
                                  <w:t>JCDecaux – Dublin Bike Network</w:t>
                                </w:r>
                              </w:p>
                              <w:p w14:paraId="7E6F2509" w14:textId="77777777" w:rsidR="00E50AA6" w:rsidRDefault="00E50AA6" w:rsidP="00350672">
                                <w:pPr>
                                  <w:jc w:val="center"/>
                                  <w:rPr>
                                    <w:color w:val="000000" w:themeColor="text1"/>
                                    <w:sz w:val="22"/>
                                  </w:rPr>
                                </w:pPr>
                              </w:p>
                              <w:p w14:paraId="08ECBEB7" w14:textId="77777777" w:rsidR="00E50AA6" w:rsidRDefault="00E50AA6" w:rsidP="00350672">
                                <w:pPr>
                                  <w:jc w:val="center"/>
                                  <w:rPr>
                                    <w:color w:val="000000" w:themeColor="text1"/>
                                    <w:sz w:val="22"/>
                                  </w:rPr>
                                </w:pPr>
                              </w:p>
                              <w:p w14:paraId="7C8CB069" w14:textId="77777777" w:rsidR="00E50AA6" w:rsidRPr="00132B34" w:rsidRDefault="00E50AA6" w:rsidP="00350672">
                                <w:pPr>
                                  <w:rPr>
                                    <w:sz w:val="20"/>
                                  </w:rPr>
                                </w:pPr>
                              </w:p>
                              <w:p w14:paraId="3C58ABE6" w14:textId="77777777" w:rsidR="00E50AA6" w:rsidRPr="00132B34" w:rsidRDefault="00E50AA6"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139C6" id="_x0000_t202" coordsize="21600,21600" o:spt="202" path="m,l,21600r21600,l21600,xe">
                    <v:stroke joinstyle="miter"/>
                    <v:path gradientshapeok="t" o:connecttype="rect"/>
                  </v:shapetype>
                  <v:shape id="Text Box 3" o:spid="_x0000_s1026" type="#_x0000_t202" style="position:absolute;margin-left:97.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3XVdwIAAFk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" filled="f" stroked="f">
                    <v:textbox>
                      <w:txbxContent>
                        <w:p w14:paraId="79A749A6" w14:textId="77777777" w:rsidR="00E50AA6" w:rsidRPr="00132B34" w:rsidRDefault="00E50AA6" w:rsidP="00350672">
                          <w:pPr>
                            <w:jc w:val="center"/>
                            <w:rPr>
                              <w:color w:val="000000" w:themeColor="text1"/>
                              <w:sz w:val="40"/>
                            </w:rPr>
                          </w:pPr>
                        </w:p>
                        <w:p w14:paraId="21C15A0C" w14:textId="77777777" w:rsidR="00E50AA6" w:rsidRPr="00132B34" w:rsidRDefault="00E50AA6"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483C7C0B" w:rsidR="00E50AA6" w:rsidRDefault="00E50AA6" w:rsidP="00350672">
                          <w:pPr>
                            <w:jc w:val="center"/>
                            <w:rPr>
                              <w:color w:val="000000" w:themeColor="text1"/>
                              <w:sz w:val="32"/>
                            </w:rPr>
                          </w:pPr>
                          <w:r>
                            <w:rPr>
                              <w:color w:val="000000" w:themeColor="text1"/>
                              <w:sz w:val="32"/>
                            </w:rPr>
                            <w:t>JCDecaux – Dublin Bike Network</w:t>
                          </w:r>
                        </w:p>
                        <w:p w14:paraId="7E6F2509" w14:textId="77777777" w:rsidR="00E50AA6" w:rsidRDefault="00E50AA6" w:rsidP="00350672">
                          <w:pPr>
                            <w:jc w:val="center"/>
                            <w:rPr>
                              <w:color w:val="000000" w:themeColor="text1"/>
                              <w:sz w:val="22"/>
                            </w:rPr>
                          </w:pPr>
                        </w:p>
                        <w:p w14:paraId="08ECBEB7" w14:textId="77777777" w:rsidR="00E50AA6" w:rsidRDefault="00E50AA6" w:rsidP="00350672">
                          <w:pPr>
                            <w:jc w:val="center"/>
                            <w:rPr>
                              <w:color w:val="000000" w:themeColor="text1"/>
                              <w:sz w:val="22"/>
                            </w:rPr>
                          </w:pPr>
                        </w:p>
                        <w:p w14:paraId="7C8CB069" w14:textId="77777777" w:rsidR="00E50AA6" w:rsidRPr="00132B34" w:rsidRDefault="00E50AA6" w:rsidP="00350672">
                          <w:pPr>
                            <w:rPr>
                              <w:sz w:val="20"/>
                            </w:rPr>
                          </w:pPr>
                        </w:p>
                        <w:p w14:paraId="3C58ABE6" w14:textId="77777777" w:rsidR="00E50AA6" w:rsidRPr="00132B34" w:rsidRDefault="00E50AA6" w:rsidP="00350672">
                          <w:pPr>
                            <w:rPr>
                              <w:sz w:val="20"/>
                            </w:rPr>
                          </w:pPr>
                        </w:p>
                      </w:txbxContent>
                    </v:textbox>
                    <w10:wrap type="square" anchorx="page"/>
                  </v:shape>
                </w:pict>
              </mc:Fallback>
            </mc:AlternateContent>
          </w:r>
          <w:r w:rsidR="00003376">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36246BEA">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E50AA6" w:rsidRPr="00132B34" w:rsidRDefault="00E50AA6" w:rsidP="00350672">
                                <w:pPr>
                                  <w:jc w:val="center"/>
                                  <w:rPr>
                                    <w:color w:val="000000" w:themeColor="text1"/>
                                    <w:sz w:val="32"/>
                                  </w:rPr>
                                </w:pPr>
                                <w:r>
                                  <w:rPr>
                                    <w:color w:val="000000" w:themeColor="text1"/>
                                    <w:sz w:val="32"/>
                                  </w:rPr>
                                  <w:t>COMP30830</w:t>
                                </w:r>
                              </w:p>
                              <w:p w14:paraId="3931E973" w14:textId="3053DD44" w:rsidR="00E50AA6" w:rsidRDefault="00E50AA6" w:rsidP="00003376">
                                <w:pPr>
                                  <w:jc w:val="center"/>
                                  <w:rPr>
                                    <w:color w:val="000000" w:themeColor="text1"/>
                                    <w:sz w:val="32"/>
                                  </w:rPr>
                                </w:pPr>
                                <w:r>
                                  <w:rPr>
                                    <w:color w:val="000000" w:themeColor="text1"/>
                                    <w:sz w:val="32"/>
                                  </w:rPr>
                                  <w:t>Software Engineering</w:t>
                                </w:r>
                              </w:p>
                              <w:p w14:paraId="1C5C410A" w14:textId="2C4AB7A8" w:rsidR="00E50AA6" w:rsidRDefault="00E50AA6" w:rsidP="00003376">
                                <w:pPr>
                                  <w:jc w:val="center"/>
                                  <w:rPr>
                                    <w:color w:val="000000" w:themeColor="text1"/>
                                    <w:sz w:val="32"/>
                                  </w:rPr>
                                </w:pPr>
                              </w:p>
                              <w:p w14:paraId="49746F4A" w14:textId="20426B3F" w:rsidR="00E50AA6" w:rsidRDefault="00E50AA6" w:rsidP="00003376">
                                <w:pPr>
                                  <w:jc w:val="center"/>
                                  <w:rPr>
                                    <w:color w:val="000000" w:themeColor="text1"/>
                                    <w:sz w:val="32"/>
                                  </w:rPr>
                                </w:pPr>
                              </w:p>
                              <w:p w14:paraId="2F1923A8" w14:textId="77777777" w:rsidR="00E50AA6" w:rsidRDefault="00E50AA6" w:rsidP="00003376">
                                <w:pPr>
                                  <w:jc w:val="center"/>
                                  <w:rPr>
                                    <w:color w:val="000000" w:themeColor="text1"/>
                                    <w:sz w:val="32"/>
                                  </w:rPr>
                                </w:pPr>
                              </w:p>
                              <w:p w14:paraId="69C49904" w14:textId="2EEFDBDF" w:rsidR="00E50AA6" w:rsidRPr="00003376" w:rsidRDefault="00E50AA6"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E50AA6" w:rsidRPr="00003376" w:rsidRDefault="00E50AA6" w:rsidP="00350672">
                                <w:pPr>
                                  <w:jc w:val="center"/>
                                  <w:rPr>
                                    <w:color w:val="000000" w:themeColor="text1"/>
                                    <w:sz w:val="30"/>
                                    <w:szCs w:val="30"/>
                                  </w:rPr>
                                </w:pPr>
                                <w:r w:rsidRPr="00003376">
                                  <w:rPr>
                                    <w:color w:val="000000" w:themeColor="text1"/>
                                    <w:sz w:val="30"/>
                                    <w:szCs w:val="30"/>
                                  </w:rPr>
                                  <w:t>To Develop an</w:t>
                                </w:r>
                                <w:r>
                                  <w:rPr>
                                    <w:color w:val="000000" w:themeColor="text1"/>
                                    <w:sz w:val="30"/>
                                    <w:szCs w:val="30"/>
                                  </w:rPr>
                                  <w:t xml:space="preserve"> Application for the Dublin Bike Network</w:t>
                                </w:r>
                              </w:p>
                              <w:p w14:paraId="6BC10533" w14:textId="77777777" w:rsidR="00E50AA6" w:rsidRPr="00132B34" w:rsidRDefault="00E50AA6">
                                <w:pPr>
                                  <w:rPr>
                                    <w:color w:val="000000" w:themeColor="text1"/>
                                    <w:sz w:val="16"/>
                                  </w:rPr>
                                </w:pPr>
                              </w:p>
                              <w:p w14:paraId="66F158F5" w14:textId="77777777" w:rsidR="00E50AA6" w:rsidRPr="00132B34" w:rsidRDefault="00E50AA6">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B248A" id="Text Box 2" o:spid="_x0000_s1027"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4LnegIAAGE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" filled="f" stroked="f">
                    <v:textbox>
                      <w:txbxContent>
                        <w:p w14:paraId="6C74F847" w14:textId="60828446" w:rsidR="00E50AA6" w:rsidRPr="00132B34" w:rsidRDefault="00E50AA6" w:rsidP="00350672">
                          <w:pPr>
                            <w:jc w:val="center"/>
                            <w:rPr>
                              <w:color w:val="000000" w:themeColor="text1"/>
                              <w:sz w:val="32"/>
                            </w:rPr>
                          </w:pPr>
                          <w:r>
                            <w:rPr>
                              <w:color w:val="000000" w:themeColor="text1"/>
                              <w:sz w:val="32"/>
                            </w:rPr>
                            <w:t>COMP30830</w:t>
                          </w:r>
                        </w:p>
                        <w:p w14:paraId="3931E973" w14:textId="3053DD44" w:rsidR="00E50AA6" w:rsidRDefault="00E50AA6" w:rsidP="00003376">
                          <w:pPr>
                            <w:jc w:val="center"/>
                            <w:rPr>
                              <w:color w:val="000000" w:themeColor="text1"/>
                              <w:sz w:val="32"/>
                            </w:rPr>
                          </w:pPr>
                          <w:r>
                            <w:rPr>
                              <w:color w:val="000000" w:themeColor="text1"/>
                              <w:sz w:val="32"/>
                            </w:rPr>
                            <w:t>Software Engineering</w:t>
                          </w:r>
                        </w:p>
                        <w:p w14:paraId="1C5C410A" w14:textId="2C4AB7A8" w:rsidR="00E50AA6" w:rsidRDefault="00E50AA6" w:rsidP="00003376">
                          <w:pPr>
                            <w:jc w:val="center"/>
                            <w:rPr>
                              <w:color w:val="000000" w:themeColor="text1"/>
                              <w:sz w:val="32"/>
                            </w:rPr>
                          </w:pPr>
                        </w:p>
                        <w:p w14:paraId="49746F4A" w14:textId="20426B3F" w:rsidR="00E50AA6" w:rsidRDefault="00E50AA6" w:rsidP="00003376">
                          <w:pPr>
                            <w:jc w:val="center"/>
                            <w:rPr>
                              <w:color w:val="000000" w:themeColor="text1"/>
                              <w:sz w:val="32"/>
                            </w:rPr>
                          </w:pPr>
                        </w:p>
                        <w:p w14:paraId="2F1923A8" w14:textId="77777777" w:rsidR="00E50AA6" w:rsidRDefault="00E50AA6" w:rsidP="00003376">
                          <w:pPr>
                            <w:jc w:val="center"/>
                            <w:rPr>
                              <w:color w:val="000000" w:themeColor="text1"/>
                              <w:sz w:val="32"/>
                            </w:rPr>
                          </w:pPr>
                        </w:p>
                        <w:p w14:paraId="69C49904" w14:textId="2EEFDBDF" w:rsidR="00E50AA6" w:rsidRPr="00003376" w:rsidRDefault="00E50AA6"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4BA04B09" w:rsidR="00E50AA6" w:rsidRPr="00003376" w:rsidRDefault="00E50AA6" w:rsidP="00350672">
                          <w:pPr>
                            <w:jc w:val="center"/>
                            <w:rPr>
                              <w:color w:val="000000" w:themeColor="text1"/>
                              <w:sz w:val="30"/>
                              <w:szCs w:val="30"/>
                            </w:rPr>
                          </w:pPr>
                          <w:r w:rsidRPr="00003376">
                            <w:rPr>
                              <w:color w:val="000000" w:themeColor="text1"/>
                              <w:sz w:val="30"/>
                              <w:szCs w:val="30"/>
                            </w:rPr>
                            <w:t>To Develop an</w:t>
                          </w:r>
                          <w:r>
                            <w:rPr>
                              <w:color w:val="000000" w:themeColor="text1"/>
                              <w:sz w:val="30"/>
                              <w:szCs w:val="30"/>
                            </w:rPr>
                            <w:t xml:space="preserve"> Application for the Dublin Bike Network</w:t>
                          </w:r>
                        </w:p>
                        <w:p w14:paraId="6BC10533" w14:textId="77777777" w:rsidR="00E50AA6" w:rsidRPr="00132B34" w:rsidRDefault="00E50AA6">
                          <w:pPr>
                            <w:rPr>
                              <w:color w:val="000000" w:themeColor="text1"/>
                              <w:sz w:val="16"/>
                            </w:rPr>
                          </w:pPr>
                        </w:p>
                        <w:p w14:paraId="66F158F5" w14:textId="77777777" w:rsidR="00E50AA6" w:rsidRPr="00132B34" w:rsidRDefault="00E50AA6">
                          <w:pPr>
                            <w:rPr>
                              <w:color w:val="000000" w:themeColor="text1"/>
                              <w:sz w:val="16"/>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A83954"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019CD051" w14:textId="114EB859" w:rsidR="008E7659"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6143090" w:history="1">
            <w:r w:rsidR="008E7659" w:rsidRPr="001E6E8A">
              <w:rPr>
                <w:rStyle w:val="Hyperlink"/>
                <w:rFonts w:cstheme="majorHAnsi"/>
                <w:noProof/>
                <w:lang w:eastAsia="en-GB"/>
              </w:rPr>
              <w:t>Introduction</w:t>
            </w:r>
            <w:r w:rsidR="008E7659">
              <w:rPr>
                <w:noProof/>
                <w:webHidden/>
              </w:rPr>
              <w:tab/>
            </w:r>
            <w:r w:rsidR="008E7659">
              <w:rPr>
                <w:noProof/>
                <w:webHidden/>
              </w:rPr>
              <w:fldChar w:fldCharType="begin"/>
            </w:r>
            <w:r w:rsidR="008E7659">
              <w:rPr>
                <w:noProof/>
                <w:webHidden/>
              </w:rPr>
              <w:instrText xml:space="preserve"> PAGEREF _Toc6143090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77F05969" w14:textId="410F74CD" w:rsidR="008E7659" w:rsidRDefault="00A83954">
          <w:pPr>
            <w:pStyle w:val="TOC2"/>
            <w:tabs>
              <w:tab w:val="right" w:leader="dot" w:pos="10450"/>
            </w:tabs>
            <w:rPr>
              <w:rFonts w:eastAsiaTheme="minorEastAsia"/>
              <w:b w:val="0"/>
              <w:bCs w:val="0"/>
              <w:noProof/>
              <w:sz w:val="24"/>
              <w:szCs w:val="24"/>
              <w:lang w:val="en-IE"/>
            </w:rPr>
          </w:pPr>
          <w:hyperlink w:anchor="_Toc6143091" w:history="1">
            <w:r w:rsidR="008E7659" w:rsidRPr="001E6E8A">
              <w:rPr>
                <w:rStyle w:val="Hyperlink"/>
                <w:noProof/>
                <w:lang w:eastAsia="en-GB"/>
              </w:rPr>
              <w:t>Purpose</w:t>
            </w:r>
            <w:r w:rsidR="008E7659">
              <w:rPr>
                <w:noProof/>
                <w:webHidden/>
              </w:rPr>
              <w:tab/>
            </w:r>
            <w:r w:rsidR="008E7659">
              <w:rPr>
                <w:noProof/>
                <w:webHidden/>
              </w:rPr>
              <w:fldChar w:fldCharType="begin"/>
            </w:r>
            <w:r w:rsidR="008E7659">
              <w:rPr>
                <w:noProof/>
                <w:webHidden/>
              </w:rPr>
              <w:instrText xml:space="preserve"> PAGEREF _Toc6143091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AA314DE" w14:textId="310518C1" w:rsidR="008E7659" w:rsidRDefault="00A83954">
          <w:pPr>
            <w:pStyle w:val="TOC2"/>
            <w:tabs>
              <w:tab w:val="right" w:leader="dot" w:pos="10450"/>
            </w:tabs>
            <w:rPr>
              <w:rFonts w:eastAsiaTheme="minorEastAsia"/>
              <w:b w:val="0"/>
              <w:bCs w:val="0"/>
              <w:noProof/>
              <w:sz w:val="24"/>
              <w:szCs w:val="24"/>
              <w:lang w:val="en-IE"/>
            </w:rPr>
          </w:pPr>
          <w:hyperlink w:anchor="_Toc6143092" w:history="1">
            <w:r w:rsidR="008E7659" w:rsidRPr="001E6E8A">
              <w:rPr>
                <w:rStyle w:val="Hyperlink"/>
                <w:noProof/>
                <w:lang w:eastAsia="en-GB"/>
              </w:rPr>
              <w:t>Scope</w:t>
            </w:r>
            <w:r w:rsidR="008E7659">
              <w:rPr>
                <w:noProof/>
                <w:webHidden/>
              </w:rPr>
              <w:tab/>
            </w:r>
            <w:r w:rsidR="008E7659">
              <w:rPr>
                <w:noProof/>
                <w:webHidden/>
              </w:rPr>
              <w:fldChar w:fldCharType="begin"/>
            </w:r>
            <w:r w:rsidR="008E7659">
              <w:rPr>
                <w:noProof/>
                <w:webHidden/>
              </w:rPr>
              <w:instrText xml:space="preserve"> PAGEREF _Toc6143092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D647A77" w14:textId="61A2E536" w:rsidR="008E7659" w:rsidRDefault="00A83954">
          <w:pPr>
            <w:pStyle w:val="TOC2"/>
            <w:tabs>
              <w:tab w:val="right" w:leader="dot" w:pos="10450"/>
            </w:tabs>
            <w:rPr>
              <w:rFonts w:eastAsiaTheme="minorEastAsia"/>
              <w:b w:val="0"/>
              <w:bCs w:val="0"/>
              <w:noProof/>
              <w:sz w:val="24"/>
              <w:szCs w:val="24"/>
              <w:lang w:val="en-IE"/>
            </w:rPr>
          </w:pPr>
          <w:hyperlink w:anchor="_Toc6143093" w:history="1">
            <w:r w:rsidR="008E7659" w:rsidRPr="001E6E8A">
              <w:rPr>
                <w:rStyle w:val="Hyperlink"/>
                <w:noProof/>
                <w:lang w:eastAsia="en-GB"/>
              </w:rPr>
              <w:t>Overview</w:t>
            </w:r>
            <w:r w:rsidR="008E7659">
              <w:rPr>
                <w:noProof/>
                <w:webHidden/>
              </w:rPr>
              <w:tab/>
            </w:r>
            <w:r w:rsidR="008E7659">
              <w:rPr>
                <w:noProof/>
                <w:webHidden/>
              </w:rPr>
              <w:fldChar w:fldCharType="begin"/>
            </w:r>
            <w:r w:rsidR="008E7659">
              <w:rPr>
                <w:noProof/>
                <w:webHidden/>
              </w:rPr>
              <w:instrText xml:space="preserve"> PAGEREF _Toc6143093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52BAFDB2" w14:textId="55D1B810" w:rsidR="008E7659" w:rsidRDefault="00A83954">
          <w:pPr>
            <w:pStyle w:val="TOC1"/>
            <w:tabs>
              <w:tab w:val="right" w:leader="dot" w:pos="10450"/>
            </w:tabs>
            <w:rPr>
              <w:rFonts w:eastAsiaTheme="minorEastAsia"/>
              <w:b w:val="0"/>
              <w:bCs w:val="0"/>
              <w:noProof/>
              <w:lang w:val="en-IE"/>
            </w:rPr>
          </w:pPr>
          <w:hyperlink w:anchor="_Toc6143094" w:history="1">
            <w:r w:rsidR="008E7659" w:rsidRPr="001E6E8A">
              <w:rPr>
                <w:rStyle w:val="Hyperlink"/>
                <w:noProof/>
                <w:lang w:eastAsia="en-GB"/>
              </w:rPr>
              <w:t>Requirements Analysis Summary</w:t>
            </w:r>
            <w:r w:rsidR="008E7659">
              <w:rPr>
                <w:noProof/>
                <w:webHidden/>
              </w:rPr>
              <w:tab/>
            </w:r>
            <w:r w:rsidR="008E7659">
              <w:rPr>
                <w:noProof/>
                <w:webHidden/>
              </w:rPr>
              <w:fldChar w:fldCharType="begin"/>
            </w:r>
            <w:r w:rsidR="008E7659">
              <w:rPr>
                <w:noProof/>
                <w:webHidden/>
              </w:rPr>
              <w:instrText xml:space="preserve"> PAGEREF _Toc6143094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6AA38707" w14:textId="31F69E2F" w:rsidR="008E7659" w:rsidRDefault="00A83954">
          <w:pPr>
            <w:pStyle w:val="TOC2"/>
            <w:tabs>
              <w:tab w:val="right" w:leader="dot" w:pos="10450"/>
            </w:tabs>
            <w:rPr>
              <w:rFonts w:eastAsiaTheme="minorEastAsia"/>
              <w:b w:val="0"/>
              <w:bCs w:val="0"/>
              <w:noProof/>
              <w:sz w:val="24"/>
              <w:szCs w:val="24"/>
              <w:lang w:val="en-IE"/>
            </w:rPr>
          </w:pPr>
          <w:hyperlink w:anchor="_Toc6143095" w:history="1">
            <w:r w:rsidR="008E7659" w:rsidRPr="001E6E8A">
              <w:rPr>
                <w:rStyle w:val="Hyperlink"/>
                <w:noProof/>
                <w:lang w:eastAsia="en-GB"/>
              </w:rPr>
              <w:t>Data Collecting</w:t>
            </w:r>
            <w:r w:rsidR="008E7659">
              <w:rPr>
                <w:noProof/>
                <w:webHidden/>
              </w:rPr>
              <w:tab/>
            </w:r>
            <w:r w:rsidR="008E7659">
              <w:rPr>
                <w:noProof/>
                <w:webHidden/>
              </w:rPr>
              <w:fldChar w:fldCharType="begin"/>
            </w:r>
            <w:r w:rsidR="008E7659">
              <w:rPr>
                <w:noProof/>
                <w:webHidden/>
              </w:rPr>
              <w:instrText xml:space="preserve"> PAGEREF _Toc6143095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1E8010EE" w14:textId="42D9DDCF" w:rsidR="008E7659" w:rsidRDefault="00A83954">
          <w:pPr>
            <w:pStyle w:val="TOC3"/>
            <w:tabs>
              <w:tab w:val="right" w:leader="dot" w:pos="10450"/>
            </w:tabs>
            <w:rPr>
              <w:rFonts w:eastAsiaTheme="minorEastAsia"/>
              <w:noProof/>
              <w:sz w:val="24"/>
              <w:szCs w:val="24"/>
              <w:lang w:val="en-IE"/>
            </w:rPr>
          </w:pPr>
          <w:hyperlink w:anchor="_Toc6143096" w:history="1">
            <w:r w:rsidR="008E7659" w:rsidRPr="001E6E8A">
              <w:rPr>
                <w:rStyle w:val="Hyperlink"/>
                <w:b/>
                <w:noProof/>
              </w:rPr>
              <w:t>System Observation</w:t>
            </w:r>
            <w:r w:rsidR="008E7659">
              <w:rPr>
                <w:noProof/>
                <w:webHidden/>
              </w:rPr>
              <w:tab/>
            </w:r>
            <w:r w:rsidR="008E7659">
              <w:rPr>
                <w:noProof/>
                <w:webHidden/>
              </w:rPr>
              <w:fldChar w:fldCharType="begin"/>
            </w:r>
            <w:r w:rsidR="008E7659">
              <w:rPr>
                <w:noProof/>
                <w:webHidden/>
              </w:rPr>
              <w:instrText xml:space="preserve"> PAGEREF _Toc6143096 \h </w:instrText>
            </w:r>
            <w:r w:rsidR="008E7659">
              <w:rPr>
                <w:noProof/>
                <w:webHidden/>
              </w:rPr>
            </w:r>
            <w:r w:rsidR="008E7659">
              <w:rPr>
                <w:noProof/>
                <w:webHidden/>
              </w:rPr>
              <w:fldChar w:fldCharType="separate"/>
            </w:r>
            <w:r w:rsidR="008E7659">
              <w:rPr>
                <w:noProof/>
                <w:webHidden/>
              </w:rPr>
              <w:t>3</w:t>
            </w:r>
            <w:r w:rsidR="008E7659">
              <w:rPr>
                <w:noProof/>
                <w:webHidden/>
              </w:rPr>
              <w:fldChar w:fldCharType="end"/>
            </w:r>
          </w:hyperlink>
        </w:p>
        <w:p w14:paraId="321637D4" w14:textId="7A835A82" w:rsidR="008E7659" w:rsidRDefault="00A83954">
          <w:pPr>
            <w:pStyle w:val="TOC3"/>
            <w:tabs>
              <w:tab w:val="right" w:leader="dot" w:pos="10450"/>
            </w:tabs>
            <w:rPr>
              <w:rFonts w:eastAsiaTheme="minorEastAsia"/>
              <w:noProof/>
              <w:sz w:val="24"/>
              <w:szCs w:val="24"/>
              <w:lang w:val="en-IE"/>
            </w:rPr>
          </w:pPr>
          <w:hyperlink w:anchor="_Toc6143097" w:history="1">
            <w:r w:rsidR="008E7659" w:rsidRPr="001E6E8A">
              <w:rPr>
                <w:rStyle w:val="Hyperlink"/>
                <w:b/>
                <w:noProof/>
              </w:rPr>
              <w:t>Customer Interview</w:t>
            </w:r>
            <w:r w:rsidR="008E7659">
              <w:rPr>
                <w:noProof/>
                <w:webHidden/>
              </w:rPr>
              <w:tab/>
            </w:r>
            <w:r w:rsidR="008E7659">
              <w:rPr>
                <w:noProof/>
                <w:webHidden/>
              </w:rPr>
              <w:fldChar w:fldCharType="begin"/>
            </w:r>
            <w:r w:rsidR="008E7659">
              <w:rPr>
                <w:noProof/>
                <w:webHidden/>
              </w:rPr>
              <w:instrText xml:space="preserve"> PAGEREF _Toc6143097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96890CA" w14:textId="7F7D83BE" w:rsidR="008E7659" w:rsidRDefault="00A83954">
          <w:pPr>
            <w:pStyle w:val="TOC3"/>
            <w:tabs>
              <w:tab w:val="right" w:leader="dot" w:pos="10450"/>
            </w:tabs>
            <w:rPr>
              <w:rFonts w:eastAsiaTheme="minorEastAsia"/>
              <w:noProof/>
              <w:sz w:val="24"/>
              <w:szCs w:val="24"/>
              <w:lang w:val="en-IE"/>
            </w:rPr>
          </w:pPr>
          <w:hyperlink w:anchor="_Toc6143098" w:history="1">
            <w:r w:rsidR="008E7659" w:rsidRPr="001E6E8A">
              <w:rPr>
                <w:rStyle w:val="Hyperlink"/>
                <w:b/>
                <w:noProof/>
              </w:rPr>
              <w:t>Brainstorming</w:t>
            </w:r>
            <w:r w:rsidR="008E7659">
              <w:rPr>
                <w:noProof/>
                <w:webHidden/>
              </w:rPr>
              <w:tab/>
            </w:r>
            <w:r w:rsidR="008E7659">
              <w:rPr>
                <w:noProof/>
                <w:webHidden/>
              </w:rPr>
              <w:fldChar w:fldCharType="begin"/>
            </w:r>
            <w:r w:rsidR="008E7659">
              <w:rPr>
                <w:noProof/>
                <w:webHidden/>
              </w:rPr>
              <w:instrText xml:space="preserve"> PAGEREF _Toc6143098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5B8767E1" w14:textId="3B1F4BC5" w:rsidR="008E7659" w:rsidRDefault="00A83954">
          <w:pPr>
            <w:pStyle w:val="TOC2"/>
            <w:tabs>
              <w:tab w:val="right" w:leader="dot" w:pos="10450"/>
            </w:tabs>
            <w:rPr>
              <w:rFonts w:eastAsiaTheme="minorEastAsia"/>
              <w:b w:val="0"/>
              <w:bCs w:val="0"/>
              <w:noProof/>
              <w:sz w:val="24"/>
              <w:szCs w:val="24"/>
              <w:lang w:val="en-IE"/>
            </w:rPr>
          </w:pPr>
          <w:hyperlink w:anchor="_Toc6143099" w:history="1">
            <w:r w:rsidR="008E7659" w:rsidRPr="001E6E8A">
              <w:rPr>
                <w:rStyle w:val="Hyperlink"/>
                <w:noProof/>
                <w:lang w:eastAsia="en-GB"/>
              </w:rPr>
              <w:t>Requirements Analysis</w:t>
            </w:r>
            <w:r w:rsidR="008E7659">
              <w:rPr>
                <w:noProof/>
                <w:webHidden/>
              </w:rPr>
              <w:tab/>
            </w:r>
            <w:r w:rsidR="008E7659">
              <w:rPr>
                <w:noProof/>
                <w:webHidden/>
              </w:rPr>
              <w:fldChar w:fldCharType="begin"/>
            </w:r>
            <w:r w:rsidR="008E7659">
              <w:rPr>
                <w:noProof/>
                <w:webHidden/>
              </w:rPr>
              <w:instrText xml:space="preserve"> PAGEREF _Toc6143099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74A8FC0D" w14:textId="14DE279B" w:rsidR="008E7659" w:rsidRDefault="00A83954">
          <w:pPr>
            <w:pStyle w:val="TOC2"/>
            <w:tabs>
              <w:tab w:val="right" w:leader="dot" w:pos="10450"/>
            </w:tabs>
            <w:rPr>
              <w:rFonts w:eastAsiaTheme="minorEastAsia"/>
              <w:b w:val="0"/>
              <w:bCs w:val="0"/>
              <w:noProof/>
              <w:sz w:val="24"/>
              <w:szCs w:val="24"/>
              <w:lang w:val="en-IE"/>
            </w:rPr>
          </w:pPr>
          <w:hyperlink w:anchor="_Toc6143100" w:history="1">
            <w:r w:rsidR="008E7659" w:rsidRPr="001E6E8A">
              <w:rPr>
                <w:rStyle w:val="Hyperlink"/>
                <w:noProof/>
              </w:rPr>
              <w:t>Selecting Data</w:t>
            </w:r>
            <w:r w:rsidR="008E7659">
              <w:rPr>
                <w:noProof/>
                <w:webHidden/>
              </w:rPr>
              <w:tab/>
            </w:r>
            <w:r w:rsidR="008E7659">
              <w:rPr>
                <w:noProof/>
                <w:webHidden/>
              </w:rPr>
              <w:fldChar w:fldCharType="begin"/>
            </w:r>
            <w:r w:rsidR="008E7659">
              <w:rPr>
                <w:noProof/>
                <w:webHidden/>
              </w:rPr>
              <w:instrText xml:space="preserve"> PAGEREF _Toc6143100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11DA6C59" w14:textId="3465108E" w:rsidR="008E7659" w:rsidRDefault="00A83954">
          <w:pPr>
            <w:pStyle w:val="TOC2"/>
            <w:tabs>
              <w:tab w:val="right" w:leader="dot" w:pos="10450"/>
            </w:tabs>
            <w:rPr>
              <w:rFonts w:eastAsiaTheme="minorEastAsia"/>
              <w:b w:val="0"/>
              <w:bCs w:val="0"/>
              <w:noProof/>
              <w:sz w:val="24"/>
              <w:szCs w:val="24"/>
              <w:lang w:val="en-IE"/>
            </w:rPr>
          </w:pPr>
          <w:hyperlink w:anchor="_Toc6143101" w:history="1">
            <w:r w:rsidR="008E7659" w:rsidRPr="001E6E8A">
              <w:rPr>
                <w:rStyle w:val="Hyperlink"/>
                <w:noProof/>
              </w:rPr>
              <w:t>Analysing Data</w:t>
            </w:r>
            <w:r w:rsidR="008E7659">
              <w:rPr>
                <w:noProof/>
                <w:webHidden/>
              </w:rPr>
              <w:tab/>
            </w:r>
            <w:r w:rsidR="008E7659">
              <w:rPr>
                <w:noProof/>
                <w:webHidden/>
              </w:rPr>
              <w:fldChar w:fldCharType="begin"/>
            </w:r>
            <w:r w:rsidR="008E7659">
              <w:rPr>
                <w:noProof/>
                <w:webHidden/>
              </w:rPr>
              <w:instrText xml:space="preserve"> PAGEREF _Toc6143101 \h </w:instrText>
            </w:r>
            <w:r w:rsidR="008E7659">
              <w:rPr>
                <w:noProof/>
                <w:webHidden/>
              </w:rPr>
            </w:r>
            <w:r w:rsidR="008E7659">
              <w:rPr>
                <w:noProof/>
                <w:webHidden/>
              </w:rPr>
              <w:fldChar w:fldCharType="separate"/>
            </w:r>
            <w:r w:rsidR="008E7659">
              <w:rPr>
                <w:noProof/>
                <w:webHidden/>
              </w:rPr>
              <w:t>4</w:t>
            </w:r>
            <w:r w:rsidR="008E7659">
              <w:rPr>
                <w:noProof/>
                <w:webHidden/>
              </w:rPr>
              <w:fldChar w:fldCharType="end"/>
            </w:r>
          </w:hyperlink>
        </w:p>
        <w:p w14:paraId="037B3BEC" w14:textId="43B6B9D6" w:rsidR="008E7659" w:rsidRDefault="00A83954">
          <w:pPr>
            <w:pStyle w:val="TOC1"/>
            <w:tabs>
              <w:tab w:val="right" w:leader="dot" w:pos="10450"/>
            </w:tabs>
            <w:rPr>
              <w:rFonts w:eastAsiaTheme="minorEastAsia"/>
              <w:b w:val="0"/>
              <w:bCs w:val="0"/>
              <w:noProof/>
              <w:lang w:val="en-IE"/>
            </w:rPr>
          </w:pPr>
          <w:hyperlink w:anchor="_Toc6143102" w:history="1">
            <w:r w:rsidR="008E7659" w:rsidRPr="001E6E8A">
              <w:rPr>
                <w:rStyle w:val="Hyperlink"/>
                <w:noProof/>
                <w:lang w:eastAsia="en-GB"/>
              </w:rPr>
              <w:t>Overall Description</w:t>
            </w:r>
            <w:r w:rsidR="008E7659">
              <w:rPr>
                <w:noProof/>
                <w:webHidden/>
              </w:rPr>
              <w:tab/>
            </w:r>
            <w:r w:rsidR="008E7659">
              <w:rPr>
                <w:noProof/>
                <w:webHidden/>
              </w:rPr>
              <w:fldChar w:fldCharType="begin"/>
            </w:r>
            <w:r w:rsidR="008E7659">
              <w:rPr>
                <w:noProof/>
                <w:webHidden/>
              </w:rPr>
              <w:instrText xml:space="preserve"> PAGEREF _Toc6143102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29B678F2" w14:textId="74880874" w:rsidR="008E7659" w:rsidRDefault="00A83954">
          <w:pPr>
            <w:pStyle w:val="TOC2"/>
            <w:tabs>
              <w:tab w:val="right" w:leader="dot" w:pos="10450"/>
            </w:tabs>
            <w:rPr>
              <w:rFonts w:eastAsiaTheme="minorEastAsia"/>
              <w:b w:val="0"/>
              <w:bCs w:val="0"/>
              <w:noProof/>
              <w:sz w:val="24"/>
              <w:szCs w:val="24"/>
              <w:lang w:val="en-IE"/>
            </w:rPr>
          </w:pPr>
          <w:hyperlink w:anchor="_Toc6143103" w:history="1">
            <w:r w:rsidR="008E7659" w:rsidRPr="001E6E8A">
              <w:rPr>
                <w:rStyle w:val="Hyperlink"/>
                <w:noProof/>
                <w:lang w:eastAsia="en-GB"/>
              </w:rPr>
              <w:t>Product Perspective</w:t>
            </w:r>
            <w:r w:rsidR="008E7659">
              <w:rPr>
                <w:noProof/>
                <w:webHidden/>
              </w:rPr>
              <w:tab/>
            </w:r>
            <w:r w:rsidR="008E7659">
              <w:rPr>
                <w:noProof/>
                <w:webHidden/>
              </w:rPr>
              <w:fldChar w:fldCharType="begin"/>
            </w:r>
            <w:r w:rsidR="008E7659">
              <w:rPr>
                <w:noProof/>
                <w:webHidden/>
              </w:rPr>
              <w:instrText xml:space="preserve"> PAGEREF _Toc6143103 \h </w:instrText>
            </w:r>
            <w:r w:rsidR="008E7659">
              <w:rPr>
                <w:noProof/>
                <w:webHidden/>
              </w:rPr>
            </w:r>
            <w:r w:rsidR="008E7659">
              <w:rPr>
                <w:noProof/>
                <w:webHidden/>
              </w:rPr>
              <w:fldChar w:fldCharType="separate"/>
            </w:r>
            <w:r w:rsidR="008E7659">
              <w:rPr>
                <w:noProof/>
                <w:webHidden/>
              </w:rPr>
              <w:t>5</w:t>
            </w:r>
            <w:r w:rsidR="008E7659">
              <w:rPr>
                <w:noProof/>
                <w:webHidden/>
              </w:rPr>
              <w:fldChar w:fldCharType="end"/>
            </w:r>
          </w:hyperlink>
        </w:p>
        <w:p w14:paraId="584A95D5" w14:textId="03A45FD4" w:rsidR="008E7659" w:rsidRDefault="00A83954">
          <w:pPr>
            <w:pStyle w:val="TOC3"/>
            <w:tabs>
              <w:tab w:val="right" w:leader="dot" w:pos="10450"/>
            </w:tabs>
            <w:rPr>
              <w:rFonts w:eastAsiaTheme="minorEastAsia"/>
              <w:noProof/>
              <w:sz w:val="24"/>
              <w:szCs w:val="24"/>
              <w:lang w:val="en-IE"/>
            </w:rPr>
          </w:pPr>
          <w:hyperlink w:anchor="_Toc6143104" w:history="1">
            <w:r w:rsidR="008E7659" w:rsidRPr="001E6E8A">
              <w:rPr>
                <w:rStyle w:val="Hyperlink"/>
                <w:b/>
                <w:noProof/>
              </w:rPr>
              <w:t>System interfaces</w:t>
            </w:r>
            <w:r w:rsidR="008E7659">
              <w:rPr>
                <w:noProof/>
                <w:webHidden/>
              </w:rPr>
              <w:tab/>
            </w:r>
            <w:r w:rsidR="008E7659">
              <w:rPr>
                <w:noProof/>
                <w:webHidden/>
              </w:rPr>
              <w:fldChar w:fldCharType="begin"/>
            </w:r>
            <w:r w:rsidR="008E7659">
              <w:rPr>
                <w:noProof/>
                <w:webHidden/>
              </w:rPr>
              <w:instrText xml:space="preserve"> PAGEREF _Toc6143104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4062F5E1" w14:textId="0EDE45DC" w:rsidR="008E7659" w:rsidRDefault="00A83954">
          <w:pPr>
            <w:pStyle w:val="TOC3"/>
            <w:tabs>
              <w:tab w:val="right" w:leader="dot" w:pos="10450"/>
            </w:tabs>
            <w:rPr>
              <w:rFonts w:eastAsiaTheme="minorEastAsia"/>
              <w:noProof/>
              <w:sz w:val="24"/>
              <w:szCs w:val="24"/>
              <w:lang w:val="en-IE"/>
            </w:rPr>
          </w:pPr>
          <w:hyperlink w:anchor="_Toc6143105" w:history="1">
            <w:r w:rsidR="008E7659" w:rsidRPr="001E6E8A">
              <w:rPr>
                <w:rStyle w:val="Hyperlink"/>
                <w:b/>
                <w:noProof/>
              </w:rPr>
              <w:t>User Interfaces</w:t>
            </w:r>
            <w:r w:rsidR="008E7659">
              <w:rPr>
                <w:noProof/>
                <w:webHidden/>
              </w:rPr>
              <w:tab/>
            </w:r>
            <w:r w:rsidR="008E7659">
              <w:rPr>
                <w:noProof/>
                <w:webHidden/>
              </w:rPr>
              <w:fldChar w:fldCharType="begin"/>
            </w:r>
            <w:r w:rsidR="008E7659">
              <w:rPr>
                <w:noProof/>
                <w:webHidden/>
              </w:rPr>
              <w:instrText xml:space="preserve"> PAGEREF _Toc6143105 \h </w:instrText>
            </w:r>
            <w:r w:rsidR="008E7659">
              <w:rPr>
                <w:noProof/>
                <w:webHidden/>
              </w:rPr>
            </w:r>
            <w:r w:rsidR="008E7659">
              <w:rPr>
                <w:noProof/>
                <w:webHidden/>
              </w:rPr>
              <w:fldChar w:fldCharType="separate"/>
            </w:r>
            <w:r w:rsidR="008E7659">
              <w:rPr>
                <w:noProof/>
                <w:webHidden/>
              </w:rPr>
              <w:t>6</w:t>
            </w:r>
            <w:r w:rsidR="008E7659">
              <w:rPr>
                <w:noProof/>
                <w:webHidden/>
              </w:rPr>
              <w:fldChar w:fldCharType="end"/>
            </w:r>
          </w:hyperlink>
        </w:p>
        <w:p w14:paraId="2F7F88FD" w14:textId="65B3DFA2" w:rsidR="008E7659" w:rsidRDefault="00A83954">
          <w:pPr>
            <w:pStyle w:val="TOC3"/>
            <w:tabs>
              <w:tab w:val="right" w:leader="dot" w:pos="10450"/>
            </w:tabs>
            <w:rPr>
              <w:rFonts w:eastAsiaTheme="minorEastAsia"/>
              <w:noProof/>
              <w:sz w:val="24"/>
              <w:szCs w:val="24"/>
              <w:lang w:val="en-IE"/>
            </w:rPr>
          </w:pPr>
          <w:hyperlink w:anchor="_Toc6143106" w:history="1">
            <w:r w:rsidR="008E7659" w:rsidRPr="001E6E8A">
              <w:rPr>
                <w:rStyle w:val="Hyperlink"/>
                <w:b/>
                <w:noProof/>
              </w:rPr>
              <w:t>Hardware Interfaces</w:t>
            </w:r>
            <w:r w:rsidR="008E7659">
              <w:rPr>
                <w:noProof/>
                <w:webHidden/>
              </w:rPr>
              <w:tab/>
            </w:r>
            <w:r w:rsidR="008E7659">
              <w:rPr>
                <w:noProof/>
                <w:webHidden/>
              </w:rPr>
              <w:fldChar w:fldCharType="begin"/>
            </w:r>
            <w:r w:rsidR="008E7659">
              <w:rPr>
                <w:noProof/>
                <w:webHidden/>
              </w:rPr>
              <w:instrText xml:space="preserve"> PAGEREF _Toc6143106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4AB719FE" w14:textId="4A1DE15A" w:rsidR="008E7659" w:rsidRDefault="00A83954">
          <w:pPr>
            <w:pStyle w:val="TOC3"/>
            <w:tabs>
              <w:tab w:val="right" w:leader="dot" w:pos="10450"/>
            </w:tabs>
            <w:rPr>
              <w:rFonts w:eastAsiaTheme="minorEastAsia"/>
              <w:noProof/>
              <w:sz w:val="24"/>
              <w:szCs w:val="24"/>
              <w:lang w:val="en-IE"/>
            </w:rPr>
          </w:pPr>
          <w:hyperlink w:anchor="_Toc6143107" w:history="1">
            <w:r w:rsidR="008E7659" w:rsidRPr="001E6E8A">
              <w:rPr>
                <w:rStyle w:val="Hyperlink"/>
                <w:b/>
                <w:noProof/>
              </w:rPr>
              <w:t>Software Interfaces</w:t>
            </w:r>
            <w:r w:rsidR="008E7659">
              <w:rPr>
                <w:noProof/>
                <w:webHidden/>
              </w:rPr>
              <w:tab/>
            </w:r>
            <w:r w:rsidR="008E7659">
              <w:rPr>
                <w:noProof/>
                <w:webHidden/>
              </w:rPr>
              <w:fldChar w:fldCharType="begin"/>
            </w:r>
            <w:r w:rsidR="008E7659">
              <w:rPr>
                <w:noProof/>
                <w:webHidden/>
              </w:rPr>
              <w:instrText xml:space="preserve"> PAGEREF _Toc6143107 \h </w:instrText>
            </w:r>
            <w:r w:rsidR="008E7659">
              <w:rPr>
                <w:noProof/>
                <w:webHidden/>
              </w:rPr>
            </w:r>
            <w:r w:rsidR="008E7659">
              <w:rPr>
                <w:noProof/>
                <w:webHidden/>
              </w:rPr>
              <w:fldChar w:fldCharType="separate"/>
            </w:r>
            <w:r w:rsidR="008E7659">
              <w:rPr>
                <w:noProof/>
                <w:webHidden/>
              </w:rPr>
              <w:t>7</w:t>
            </w:r>
            <w:r w:rsidR="008E7659">
              <w:rPr>
                <w:noProof/>
                <w:webHidden/>
              </w:rPr>
              <w:fldChar w:fldCharType="end"/>
            </w:r>
          </w:hyperlink>
        </w:p>
        <w:p w14:paraId="6D6CF512" w14:textId="59AFFF1C" w:rsidR="008E7659" w:rsidRDefault="00A83954">
          <w:pPr>
            <w:pStyle w:val="TOC3"/>
            <w:tabs>
              <w:tab w:val="right" w:leader="dot" w:pos="10450"/>
            </w:tabs>
            <w:rPr>
              <w:rFonts w:eastAsiaTheme="minorEastAsia"/>
              <w:noProof/>
              <w:sz w:val="24"/>
              <w:szCs w:val="24"/>
              <w:lang w:val="en-IE"/>
            </w:rPr>
          </w:pPr>
          <w:hyperlink w:anchor="_Toc6143108" w:history="1">
            <w:r w:rsidR="008E7659" w:rsidRPr="001E6E8A">
              <w:rPr>
                <w:rStyle w:val="Hyperlink"/>
                <w:b/>
                <w:noProof/>
              </w:rPr>
              <w:t>Communications Interfaces</w:t>
            </w:r>
            <w:r w:rsidR="008E7659">
              <w:rPr>
                <w:noProof/>
                <w:webHidden/>
              </w:rPr>
              <w:tab/>
            </w:r>
            <w:r w:rsidR="008E7659">
              <w:rPr>
                <w:noProof/>
                <w:webHidden/>
              </w:rPr>
              <w:fldChar w:fldCharType="begin"/>
            </w:r>
            <w:r w:rsidR="008E7659">
              <w:rPr>
                <w:noProof/>
                <w:webHidden/>
              </w:rPr>
              <w:instrText xml:space="preserve"> PAGEREF _Toc6143108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8029E8A" w14:textId="255EDB8C" w:rsidR="008E7659" w:rsidRDefault="00A83954">
          <w:pPr>
            <w:pStyle w:val="TOC3"/>
            <w:tabs>
              <w:tab w:val="right" w:leader="dot" w:pos="10450"/>
            </w:tabs>
            <w:rPr>
              <w:rFonts w:eastAsiaTheme="minorEastAsia"/>
              <w:noProof/>
              <w:sz w:val="24"/>
              <w:szCs w:val="24"/>
              <w:lang w:val="en-IE"/>
            </w:rPr>
          </w:pPr>
          <w:hyperlink w:anchor="_Toc6143109" w:history="1">
            <w:r w:rsidR="008E7659" w:rsidRPr="001E6E8A">
              <w:rPr>
                <w:rStyle w:val="Hyperlink"/>
                <w:b/>
                <w:noProof/>
              </w:rPr>
              <w:t>Memory Constraints</w:t>
            </w:r>
            <w:r w:rsidR="008E7659">
              <w:rPr>
                <w:noProof/>
                <w:webHidden/>
              </w:rPr>
              <w:tab/>
            </w:r>
            <w:r w:rsidR="008E7659">
              <w:rPr>
                <w:noProof/>
                <w:webHidden/>
              </w:rPr>
              <w:fldChar w:fldCharType="begin"/>
            </w:r>
            <w:r w:rsidR="008E7659">
              <w:rPr>
                <w:noProof/>
                <w:webHidden/>
              </w:rPr>
              <w:instrText xml:space="preserve"> PAGEREF _Toc6143109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6788D64B" w14:textId="60BCD42B" w:rsidR="008E7659" w:rsidRDefault="00A83954">
          <w:pPr>
            <w:pStyle w:val="TOC2"/>
            <w:tabs>
              <w:tab w:val="right" w:leader="dot" w:pos="10450"/>
            </w:tabs>
            <w:rPr>
              <w:rFonts w:eastAsiaTheme="minorEastAsia"/>
              <w:b w:val="0"/>
              <w:bCs w:val="0"/>
              <w:noProof/>
              <w:sz w:val="24"/>
              <w:szCs w:val="24"/>
              <w:lang w:val="en-IE"/>
            </w:rPr>
          </w:pPr>
          <w:hyperlink w:anchor="_Toc6143110" w:history="1">
            <w:r w:rsidR="008E7659" w:rsidRPr="001E6E8A">
              <w:rPr>
                <w:rStyle w:val="Hyperlink"/>
                <w:noProof/>
                <w:lang w:eastAsia="en-GB"/>
              </w:rPr>
              <w:t>Product Functions</w:t>
            </w:r>
            <w:r w:rsidR="008E7659">
              <w:rPr>
                <w:noProof/>
                <w:webHidden/>
              </w:rPr>
              <w:tab/>
            </w:r>
            <w:r w:rsidR="008E7659">
              <w:rPr>
                <w:noProof/>
                <w:webHidden/>
              </w:rPr>
              <w:fldChar w:fldCharType="begin"/>
            </w:r>
            <w:r w:rsidR="008E7659">
              <w:rPr>
                <w:noProof/>
                <w:webHidden/>
              </w:rPr>
              <w:instrText xml:space="preserve"> PAGEREF _Toc6143110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791E400" w14:textId="64FC9FCF" w:rsidR="008E7659" w:rsidRDefault="00A83954">
          <w:pPr>
            <w:pStyle w:val="TOC2"/>
            <w:tabs>
              <w:tab w:val="right" w:leader="dot" w:pos="10450"/>
            </w:tabs>
            <w:rPr>
              <w:rFonts w:eastAsiaTheme="minorEastAsia"/>
              <w:b w:val="0"/>
              <w:bCs w:val="0"/>
              <w:noProof/>
              <w:sz w:val="24"/>
              <w:szCs w:val="24"/>
              <w:lang w:val="en-IE"/>
            </w:rPr>
          </w:pPr>
          <w:hyperlink w:anchor="_Toc6143111" w:history="1">
            <w:r w:rsidR="008E7659" w:rsidRPr="001E6E8A">
              <w:rPr>
                <w:rStyle w:val="Hyperlink"/>
                <w:noProof/>
                <w:lang w:eastAsia="en-GB"/>
              </w:rPr>
              <w:t>User Characteristics</w:t>
            </w:r>
            <w:r w:rsidR="008E7659">
              <w:rPr>
                <w:noProof/>
                <w:webHidden/>
              </w:rPr>
              <w:tab/>
            </w:r>
            <w:r w:rsidR="008E7659">
              <w:rPr>
                <w:noProof/>
                <w:webHidden/>
              </w:rPr>
              <w:fldChar w:fldCharType="begin"/>
            </w:r>
            <w:r w:rsidR="008E7659">
              <w:rPr>
                <w:noProof/>
                <w:webHidden/>
              </w:rPr>
              <w:instrText xml:space="preserve"> PAGEREF _Toc6143111 \h </w:instrText>
            </w:r>
            <w:r w:rsidR="008E7659">
              <w:rPr>
                <w:noProof/>
                <w:webHidden/>
              </w:rPr>
            </w:r>
            <w:r w:rsidR="008E7659">
              <w:rPr>
                <w:noProof/>
                <w:webHidden/>
              </w:rPr>
              <w:fldChar w:fldCharType="separate"/>
            </w:r>
            <w:r w:rsidR="008E7659">
              <w:rPr>
                <w:noProof/>
                <w:webHidden/>
              </w:rPr>
              <w:t>8</w:t>
            </w:r>
            <w:r w:rsidR="008E7659">
              <w:rPr>
                <w:noProof/>
                <w:webHidden/>
              </w:rPr>
              <w:fldChar w:fldCharType="end"/>
            </w:r>
          </w:hyperlink>
        </w:p>
        <w:p w14:paraId="02E484EF" w14:textId="42223968" w:rsidR="008E7659" w:rsidRDefault="00A83954">
          <w:pPr>
            <w:pStyle w:val="TOC2"/>
            <w:tabs>
              <w:tab w:val="right" w:leader="dot" w:pos="10450"/>
            </w:tabs>
            <w:rPr>
              <w:rFonts w:eastAsiaTheme="minorEastAsia"/>
              <w:b w:val="0"/>
              <w:bCs w:val="0"/>
              <w:noProof/>
              <w:sz w:val="24"/>
              <w:szCs w:val="24"/>
              <w:lang w:val="en-IE"/>
            </w:rPr>
          </w:pPr>
          <w:hyperlink w:anchor="_Toc6143112" w:history="1">
            <w:r w:rsidR="008E7659" w:rsidRPr="001E6E8A">
              <w:rPr>
                <w:rStyle w:val="Hyperlink"/>
                <w:noProof/>
                <w:lang w:eastAsia="en-GB"/>
              </w:rPr>
              <w:t>Constraints</w:t>
            </w:r>
            <w:r w:rsidR="008E7659">
              <w:rPr>
                <w:noProof/>
                <w:webHidden/>
              </w:rPr>
              <w:tab/>
            </w:r>
            <w:r w:rsidR="008E7659">
              <w:rPr>
                <w:noProof/>
                <w:webHidden/>
              </w:rPr>
              <w:fldChar w:fldCharType="begin"/>
            </w:r>
            <w:r w:rsidR="008E7659">
              <w:rPr>
                <w:noProof/>
                <w:webHidden/>
              </w:rPr>
              <w:instrText xml:space="preserve"> PAGEREF _Toc6143112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13CC6964" w14:textId="77A18BB8" w:rsidR="008E7659" w:rsidRDefault="00A83954">
          <w:pPr>
            <w:pStyle w:val="TOC2"/>
            <w:tabs>
              <w:tab w:val="right" w:leader="dot" w:pos="10450"/>
            </w:tabs>
            <w:rPr>
              <w:rFonts w:eastAsiaTheme="minorEastAsia"/>
              <w:b w:val="0"/>
              <w:bCs w:val="0"/>
              <w:noProof/>
              <w:sz w:val="24"/>
              <w:szCs w:val="24"/>
              <w:lang w:val="en-IE"/>
            </w:rPr>
          </w:pPr>
          <w:hyperlink w:anchor="_Toc6143113" w:history="1">
            <w:r w:rsidR="008E7659" w:rsidRPr="001E6E8A">
              <w:rPr>
                <w:rStyle w:val="Hyperlink"/>
                <w:noProof/>
                <w:lang w:eastAsia="en-GB"/>
              </w:rPr>
              <w:t>Assumptions &amp; Dependencies</w:t>
            </w:r>
            <w:r w:rsidR="008E7659">
              <w:rPr>
                <w:noProof/>
                <w:webHidden/>
              </w:rPr>
              <w:tab/>
            </w:r>
            <w:r w:rsidR="008E7659">
              <w:rPr>
                <w:noProof/>
                <w:webHidden/>
              </w:rPr>
              <w:fldChar w:fldCharType="begin"/>
            </w:r>
            <w:r w:rsidR="008E7659">
              <w:rPr>
                <w:noProof/>
                <w:webHidden/>
              </w:rPr>
              <w:instrText xml:space="preserve"> PAGEREF _Toc6143113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3F3ED62" w14:textId="37821658" w:rsidR="008E7659" w:rsidRDefault="00A83954">
          <w:pPr>
            <w:pStyle w:val="TOC2"/>
            <w:tabs>
              <w:tab w:val="right" w:leader="dot" w:pos="10450"/>
            </w:tabs>
            <w:rPr>
              <w:rFonts w:eastAsiaTheme="minorEastAsia"/>
              <w:b w:val="0"/>
              <w:bCs w:val="0"/>
              <w:noProof/>
              <w:sz w:val="24"/>
              <w:szCs w:val="24"/>
              <w:lang w:val="en-IE"/>
            </w:rPr>
          </w:pPr>
          <w:hyperlink w:anchor="_Toc6143114" w:history="1">
            <w:r w:rsidR="008E7659" w:rsidRPr="001E6E8A">
              <w:rPr>
                <w:rStyle w:val="Hyperlink"/>
                <w:noProof/>
                <w:lang w:eastAsia="en-GB"/>
              </w:rPr>
              <w:t>Appointment of Requirements</w:t>
            </w:r>
            <w:r w:rsidR="008E7659">
              <w:rPr>
                <w:noProof/>
                <w:webHidden/>
              </w:rPr>
              <w:tab/>
            </w:r>
            <w:r w:rsidR="008E7659">
              <w:rPr>
                <w:noProof/>
                <w:webHidden/>
              </w:rPr>
              <w:fldChar w:fldCharType="begin"/>
            </w:r>
            <w:r w:rsidR="008E7659">
              <w:rPr>
                <w:noProof/>
                <w:webHidden/>
              </w:rPr>
              <w:instrText xml:space="preserve"> PAGEREF _Toc6143114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5FE6A117" w14:textId="7169D788" w:rsidR="008E7659" w:rsidRDefault="00A83954">
          <w:pPr>
            <w:pStyle w:val="TOC1"/>
            <w:tabs>
              <w:tab w:val="right" w:leader="dot" w:pos="10450"/>
            </w:tabs>
            <w:rPr>
              <w:rFonts w:eastAsiaTheme="minorEastAsia"/>
              <w:b w:val="0"/>
              <w:bCs w:val="0"/>
              <w:noProof/>
              <w:lang w:val="en-IE"/>
            </w:rPr>
          </w:pPr>
          <w:hyperlink w:anchor="_Toc6143115" w:history="1">
            <w:r w:rsidR="008E7659" w:rsidRPr="001E6E8A">
              <w:rPr>
                <w:rStyle w:val="Hyperlink"/>
                <w:rFonts w:cstheme="majorHAnsi"/>
                <w:noProof/>
                <w:lang w:eastAsia="en-GB"/>
              </w:rPr>
              <w:t>Requirements Statement</w:t>
            </w:r>
            <w:r w:rsidR="008E7659">
              <w:rPr>
                <w:noProof/>
                <w:webHidden/>
              </w:rPr>
              <w:tab/>
            </w:r>
            <w:r w:rsidR="008E7659">
              <w:rPr>
                <w:noProof/>
                <w:webHidden/>
              </w:rPr>
              <w:fldChar w:fldCharType="begin"/>
            </w:r>
            <w:r w:rsidR="008E7659">
              <w:rPr>
                <w:noProof/>
                <w:webHidden/>
              </w:rPr>
              <w:instrText xml:space="preserve"> PAGEREF _Toc6143115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2DBEDD0D" w14:textId="07C08A45" w:rsidR="008E7659" w:rsidRDefault="00A83954">
          <w:pPr>
            <w:pStyle w:val="TOC2"/>
            <w:tabs>
              <w:tab w:val="right" w:leader="dot" w:pos="10450"/>
            </w:tabs>
            <w:rPr>
              <w:rFonts w:eastAsiaTheme="minorEastAsia"/>
              <w:b w:val="0"/>
              <w:bCs w:val="0"/>
              <w:noProof/>
              <w:sz w:val="24"/>
              <w:szCs w:val="24"/>
              <w:lang w:val="en-IE"/>
            </w:rPr>
          </w:pPr>
          <w:hyperlink w:anchor="_Toc6143116" w:history="1">
            <w:r w:rsidR="008E7659" w:rsidRPr="001E6E8A">
              <w:rPr>
                <w:rStyle w:val="Hyperlink"/>
                <w:noProof/>
                <w:lang w:eastAsia="en-GB"/>
              </w:rPr>
              <w:t>User Requirements</w:t>
            </w:r>
            <w:r w:rsidR="008E7659">
              <w:rPr>
                <w:noProof/>
                <w:webHidden/>
              </w:rPr>
              <w:tab/>
            </w:r>
            <w:r w:rsidR="008E7659">
              <w:rPr>
                <w:noProof/>
                <w:webHidden/>
              </w:rPr>
              <w:fldChar w:fldCharType="begin"/>
            </w:r>
            <w:r w:rsidR="008E7659">
              <w:rPr>
                <w:noProof/>
                <w:webHidden/>
              </w:rPr>
              <w:instrText xml:space="preserve"> PAGEREF _Toc6143116 \h </w:instrText>
            </w:r>
            <w:r w:rsidR="008E7659">
              <w:rPr>
                <w:noProof/>
                <w:webHidden/>
              </w:rPr>
            </w:r>
            <w:r w:rsidR="008E7659">
              <w:rPr>
                <w:noProof/>
                <w:webHidden/>
              </w:rPr>
              <w:fldChar w:fldCharType="separate"/>
            </w:r>
            <w:r w:rsidR="008E7659">
              <w:rPr>
                <w:noProof/>
                <w:webHidden/>
              </w:rPr>
              <w:t>9</w:t>
            </w:r>
            <w:r w:rsidR="008E7659">
              <w:rPr>
                <w:noProof/>
                <w:webHidden/>
              </w:rPr>
              <w:fldChar w:fldCharType="end"/>
            </w:r>
          </w:hyperlink>
        </w:p>
        <w:p w14:paraId="0E331291" w14:textId="2E2B132D" w:rsidR="008E7659" w:rsidRDefault="00A83954">
          <w:pPr>
            <w:pStyle w:val="TOC2"/>
            <w:tabs>
              <w:tab w:val="right" w:leader="dot" w:pos="10450"/>
            </w:tabs>
            <w:rPr>
              <w:rFonts w:eastAsiaTheme="minorEastAsia"/>
              <w:b w:val="0"/>
              <w:bCs w:val="0"/>
              <w:noProof/>
              <w:sz w:val="24"/>
              <w:szCs w:val="24"/>
              <w:lang w:val="en-IE"/>
            </w:rPr>
          </w:pPr>
          <w:hyperlink w:anchor="_Toc6143117" w:history="1">
            <w:r w:rsidR="008E7659" w:rsidRPr="001E6E8A">
              <w:rPr>
                <w:rStyle w:val="Hyperlink"/>
                <w:noProof/>
                <w:lang w:eastAsia="en-GB"/>
              </w:rPr>
              <w:t>Functional Requirements</w:t>
            </w:r>
            <w:r w:rsidR="008E7659">
              <w:rPr>
                <w:noProof/>
                <w:webHidden/>
              </w:rPr>
              <w:tab/>
            </w:r>
            <w:r w:rsidR="008E7659">
              <w:rPr>
                <w:noProof/>
                <w:webHidden/>
              </w:rPr>
              <w:fldChar w:fldCharType="begin"/>
            </w:r>
            <w:r w:rsidR="008E7659">
              <w:rPr>
                <w:noProof/>
                <w:webHidden/>
              </w:rPr>
              <w:instrText xml:space="preserve"> PAGEREF _Toc6143117 \h </w:instrText>
            </w:r>
            <w:r w:rsidR="008E7659">
              <w:rPr>
                <w:noProof/>
                <w:webHidden/>
              </w:rPr>
            </w:r>
            <w:r w:rsidR="008E7659">
              <w:rPr>
                <w:noProof/>
                <w:webHidden/>
              </w:rPr>
              <w:fldChar w:fldCharType="separate"/>
            </w:r>
            <w:r w:rsidR="008E7659">
              <w:rPr>
                <w:noProof/>
                <w:webHidden/>
              </w:rPr>
              <w:t>11</w:t>
            </w:r>
            <w:r w:rsidR="008E7659">
              <w:rPr>
                <w:noProof/>
                <w:webHidden/>
              </w:rPr>
              <w:fldChar w:fldCharType="end"/>
            </w:r>
          </w:hyperlink>
        </w:p>
        <w:p w14:paraId="585C0C28" w14:textId="723E908F" w:rsidR="008E7659" w:rsidRDefault="00A83954">
          <w:pPr>
            <w:pStyle w:val="TOC2"/>
            <w:tabs>
              <w:tab w:val="right" w:leader="dot" w:pos="10450"/>
            </w:tabs>
            <w:rPr>
              <w:rFonts w:eastAsiaTheme="minorEastAsia"/>
              <w:b w:val="0"/>
              <w:bCs w:val="0"/>
              <w:noProof/>
              <w:sz w:val="24"/>
              <w:szCs w:val="24"/>
              <w:lang w:val="en-IE"/>
            </w:rPr>
          </w:pPr>
          <w:hyperlink w:anchor="_Toc6143118" w:history="1">
            <w:r w:rsidR="008E7659" w:rsidRPr="001E6E8A">
              <w:rPr>
                <w:rStyle w:val="Hyperlink"/>
                <w:noProof/>
                <w:lang w:eastAsia="en-GB"/>
              </w:rPr>
              <w:t>Non-Functional Requirements</w:t>
            </w:r>
            <w:r w:rsidR="008E7659">
              <w:rPr>
                <w:noProof/>
                <w:webHidden/>
              </w:rPr>
              <w:tab/>
            </w:r>
            <w:r w:rsidR="008E7659">
              <w:rPr>
                <w:noProof/>
                <w:webHidden/>
              </w:rPr>
              <w:fldChar w:fldCharType="begin"/>
            </w:r>
            <w:r w:rsidR="008E7659">
              <w:rPr>
                <w:noProof/>
                <w:webHidden/>
              </w:rPr>
              <w:instrText xml:space="preserve"> PAGEREF _Toc6143118 \h </w:instrText>
            </w:r>
            <w:r w:rsidR="008E7659">
              <w:rPr>
                <w:noProof/>
                <w:webHidden/>
              </w:rPr>
            </w:r>
            <w:r w:rsidR="008E7659">
              <w:rPr>
                <w:noProof/>
                <w:webHidden/>
              </w:rPr>
              <w:fldChar w:fldCharType="separate"/>
            </w:r>
            <w:r w:rsidR="008E7659">
              <w:rPr>
                <w:noProof/>
                <w:webHidden/>
              </w:rPr>
              <w:t>13</w:t>
            </w:r>
            <w:r w:rsidR="008E7659">
              <w:rPr>
                <w:noProof/>
                <w:webHidden/>
              </w:rPr>
              <w:fldChar w:fldCharType="end"/>
            </w:r>
          </w:hyperlink>
        </w:p>
        <w:p w14:paraId="5E4B3F4F" w14:textId="14200257" w:rsidR="008E7659" w:rsidRDefault="00A83954">
          <w:pPr>
            <w:pStyle w:val="TOC2"/>
            <w:tabs>
              <w:tab w:val="right" w:leader="dot" w:pos="10450"/>
            </w:tabs>
            <w:rPr>
              <w:rFonts w:eastAsiaTheme="minorEastAsia"/>
              <w:b w:val="0"/>
              <w:bCs w:val="0"/>
              <w:noProof/>
              <w:sz w:val="24"/>
              <w:szCs w:val="24"/>
              <w:lang w:val="en-IE"/>
            </w:rPr>
          </w:pPr>
          <w:hyperlink w:anchor="_Toc6143119" w:history="1">
            <w:r w:rsidR="008E7659" w:rsidRPr="001E6E8A">
              <w:rPr>
                <w:rStyle w:val="Hyperlink"/>
                <w:noProof/>
                <w:lang w:eastAsia="en-GB"/>
              </w:rPr>
              <w:t>Performance Requirements</w:t>
            </w:r>
            <w:r w:rsidR="008E7659">
              <w:rPr>
                <w:noProof/>
                <w:webHidden/>
              </w:rPr>
              <w:tab/>
            </w:r>
            <w:r w:rsidR="008E7659">
              <w:rPr>
                <w:noProof/>
                <w:webHidden/>
              </w:rPr>
              <w:fldChar w:fldCharType="begin"/>
            </w:r>
            <w:r w:rsidR="008E7659">
              <w:rPr>
                <w:noProof/>
                <w:webHidden/>
              </w:rPr>
              <w:instrText xml:space="preserve"> PAGEREF _Toc6143119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07C89F4E" w14:textId="08B22FED" w:rsidR="008E7659" w:rsidRDefault="00A83954">
          <w:pPr>
            <w:pStyle w:val="TOC2"/>
            <w:tabs>
              <w:tab w:val="right" w:leader="dot" w:pos="10450"/>
            </w:tabs>
            <w:rPr>
              <w:rFonts w:eastAsiaTheme="minorEastAsia"/>
              <w:b w:val="0"/>
              <w:bCs w:val="0"/>
              <w:noProof/>
              <w:sz w:val="24"/>
              <w:szCs w:val="24"/>
              <w:lang w:val="en-IE"/>
            </w:rPr>
          </w:pPr>
          <w:hyperlink w:anchor="_Toc6143120" w:history="1">
            <w:r w:rsidR="008E7659" w:rsidRPr="001E6E8A">
              <w:rPr>
                <w:rStyle w:val="Hyperlink"/>
                <w:noProof/>
                <w:lang w:eastAsia="en-GB"/>
              </w:rPr>
              <w:t>Domain Requirements</w:t>
            </w:r>
            <w:r w:rsidR="008E7659">
              <w:rPr>
                <w:noProof/>
                <w:webHidden/>
              </w:rPr>
              <w:tab/>
            </w:r>
            <w:r w:rsidR="008E7659">
              <w:rPr>
                <w:noProof/>
                <w:webHidden/>
              </w:rPr>
              <w:fldChar w:fldCharType="begin"/>
            </w:r>
            <w:r w:rsidR="008E7659">
              <w:rPr>
                <w:noProof/>
                <w:webHidden/>
              </w:rPr>
              <w:instrText xml:space="preserve"> PAGEREF _Toc6143120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36943280" w14:textId="7B02616D" w:rsidR="008E7659" w:rsidRDefault="00A83954">
          <w:pPr>
            <w:pStyle w:val="TOC2"/>
            <w:tabs>
              <w:tab w:val="right" w:leader="dot" w:pos="10450"/>
            </w:tabs>
            <w:rPr>
              <w:rFonts w:eastAsiaTheme="minorEastAsia"/>
              <w:b w:val="0"/>
              <w:bCs w:val="0"/>
              <w:noProof/>
              <w:sz w:val="24"/>
              <w:szCs w:val="24"/>
              <w:lang w:val="en-IE"/>
            </w:rPr>
          </w:pPr>
          <w:hyperlink w:anchor="_Toc6143121" w:history="1">
            <w:r w:rsidR="008E7659" w:rsidRPr="001E6E8A">
              <w:rPr>
                <w:rStyle w:val="Hyperlink"/>
                <w:noProof/>
                <w:lang w:eastAsia="en-GB"/>
              </w:rPr>
              <w:t>Design Requirements</w:t>
            </w:r>
            <w:r w:rsidR="008E7659">
              <w:rPr>
                <w:noProof/>
                <w:webHidden/>
              </w:rPr>
              <w:tab/>
            </w:r>
            <w:r w:rsidR="008E7659">
              <w:rPr>
                <w:noProof/>
                <w:webHidden/>
              </w:rPr>
              <w:fldChar w:fldCharType="begin"/>
            </w:r>
            <w:r w:rsidR="008E7659">
              <w:rPr>
                <w:noProof/>
                <w:webHidden/>
              </w:rPr>
              <w:instrText xml:space="preserve"> PAGEREF _Toc6143121 \h </w:instrText>
            </w:r>
            <w:r w:rsidR="008E7659">
              <w:rPr>
                <w:noProof/>
                <w:webHidden/>
              </w:rPr>
            </w:r>
            <w:r w:rsidR="008E7659">
              <w:rPr>
                <w:noProof/>
                <w:webHidden/>
              </w:rPr>
              <w:fldChar w:fldCharType="separate"/>
            </w:r>
            <w:r w:rsidR="008E7659">
              <w:rPr>
                <w:noProof/>
                <w:webHidden/>
              </w:rPr>
              <w:t>14</w:t>
            </w:r>
            <w:r w:rsidR="008E7659">
              <w:rPr>
                <w:noProof/>
                <w:webHidden/>
              </w:rPr>
              <w:fldChar w:fldCharType="end"/>
            </w:r>
          </w:hyperlink>
        </w:p>
        <w:p w14:paraId="6E62370F" w14:textId="357CCDCF" w:rsidR="008E7659" w:rsidRDefault="00A83954">
          <w:pPr>
            <w:pStyle w:val="TOC1"/>
            <w:tabs>
              <w:tab w:val="right" w:leader="dot" w:pos="10450"/>
            </w:tabs>
            <w:rPr>
              <w:rFonts w:eastAsiaTheme="minorEastAsia"/>
              <w:b w:val="0"/>
              <w:bCs w:val="0"/>
              <w:noProof/>
              <w:lang w:val="en-IE"/>
            </w:rPr>
          </w:pPr>
          <w:hyperlink w:anchor="_Toc6143122" w:history="1">
            <w:r w:rsidR="008E7659" w:rsidRPr="001E6E8A">
              <w:rPr>
                <w:rStyle w:val="Hyperlink"/>
                <w:rFonts w:cstheme="majorHAnsi"/>
                <w:noProof/>
                <w:lang w:eastAsia="en-GB"/>
              </w:rPr>
              <w:t>Change Management Process</w:t>
            </w:r>
            <w:r w:rsidR="008E7659">
              <w:rPr>
                <w:noProof/>
                <w:webHidden/>
              </w:rPr>
              <w:tab/>
            </w:r>
            <w:r w:rsidR="008E7659">
              <w:rPr>
                <w:noProof/>
                <w:webHidden/>
              </w:rPr>
              <w:fldChar w:fldCharType="begin"/>
            </w:r>
            <w:r w:rsidR="008E7659">
              <w:rPr>
                <w:noProof/>
                <w:webHidden/>
              </w:rPr>
              <w:instrText xml:space="preserve"> PAGEREF _Toc6143122 \h </w:instrText>
            </w:r>
            <w:r w:rsidR="008E7659">
              <w:rPr>
                <w:noProof/>
                <w:webHidden/>
              </w:rPr>
            </w:r>
            <w:r w:rsidR="008E7659">
              <w:rPr>
                <w:noProof/>
                <w:webHidden/>
              </w:rPr>
              <w:fldChar w:fldCharType="separate"/>
            </w:r>
            <w:r w:rsidR="008E7659">
              <w:rPr>
                <w:noProof/>
                <w:webHidden/>
              </w:rPr>
              <w:t>15</w:t>
            </w:r>
            <w:r w:rsidR="008E7659">
              <w:rPr>
                <w:noProof/>
                <w:webHidden/>
              </w:rPr>
              <w:fldChar w:fldCharType="end"/>
            </w:r>
          </w:hyperlink>
        </w:p>
        <w:p w14:paraId="48E71D21" w14:textId="191310B7" w:rsidR="008E7659" w:rsidRDefault="00A83954">
          <w:pPr>
            <w:pStyle w:val="TOC1"/>
            <w:tabs>
              <w:tab w:val="right" w:leader="dot" w:pos="10450"/>
            </w:tabs>
            <w:rPr>
              <w:rFonts w:eastAsiaTheme="minorEastAsia"/>
              <w:b w:val="0"/>
              <w:bCs w:val="0"/>
              <w:noProof/>
              <w:lang w:val="en-IE"/>
            </w:rPr>
          </w:pPr>
          <w:hyperlink w:anchor="_Toc6143123" w:history="1">
            <w:r w:rsidR="008E7659" w:rsidRPr="001E6E8A">
              <w:rPr>
                <w:rStyle w:val="Hyperlink"/>
                <w:noProof/>
              </w:rPr>
              <w:t>Approval</w:t>
            </w:r>
            <w:r w:rsidR="008E7659">
              <w:rPr>
                <w:noProof/>
                <w:webHidden/>
              </w:rPr>
              <w:tab/>
            </w:r>
            <w:r w:rsidR="008E7659">
              <w:rPr>
                <w:noProof/>
                <w:webHidden/>
              </w:rPr>
              <w:fldChar w:fldCharType="begin"/>
            </w:r>
            <w:r w:rsidR="008E7659">
              <w:rPr>
                <w:noProof/>
                <w:webHidden/>
              </w:rPr>
              <w:instrText xml:space="preserve"> PAGEREF _Toc6143123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65555D5E" w14:textId="556784E7" w:rsidR="008E7659" w:rsidRDefault="00A83954">
          <w:pPr>
            <w:pStyle w:val="TOC1"/>
            <w:tabs>
              <w:tab w:val="right" w:leader="dot" w:pos="10450"/>
            </w:tabs>
            <w:rPr>
              <w:rFonts w:eastAsiaTheme="minorEastAsia"/>
              <w:b w:val="0"/>
              <w:bCs w:val="0"/>
              <w:noProof/>
              <w:lang w:val="en-IE"/>
            </w:rPr>
          </w:pPr>
          <w:hyperlink w:anchor="_Toc6143124" w:history="1">
            <w:r w:rsidR="008E7659" w:rsidRPr="001E6E8A">
              <w:rPr>
                <w:rStyle w:val="Hyperlink"/>
                <w:rFonts w:cstheme="majorHAnsi"/>
                <w:noProof/>
                <w:lang w:eastAsia="en-GB"/>
              </w:rPr>
              <w:t>Appendix</w:t>
            </w:r>
            <w:r w:rsidR="008E7659">
              <w:rPr>
                <w:noProof/>
                <w:webHidden/>
              </w:rPr>
              <w:tab/>
            </w:r>
            <w:r w:rsidR="008E7659">
              <w:rPr>
                <w:noProof/>
                <w:webHidden/>
              </w:rPr>
              <w:fldChar w:fldCharType="begin"/>
            </w:r>
            <w:r w:rsidR="008E7659">
              <w:rPr>
                <w:noProof/>
                <w:webHidden/>
              </w:rPr>
              <w:instrText xml:space="preserve"> PAGEREF _Toc6143124 \h </w:instrText>
            </w:r>
            <w:r w:rsidR="008E7659">
              <w:rPr>
                <w:noProof/>
                <w:webHidden/>
              </w:rPr>
            </w:r>
            <w:r w:rsidR="008E7659">
              <w:rPr>
                <w:noProof/>
                <w:webHidden/>
              </w:rPr>
              <w:fldChar w:fldCharType="separate"/>
            </w:r>
            <w:r w:rsidR="008E7659">
              <w:rPr>
                <w:noProof/>
                <w:webHidden/>
              </w:rPr>
              <w:t>16</w:t>
            </w:r>
            <w:r w:rsidR="008E7659">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5E93EA46" w:rsidR="00670DC3" w:rsidRPr="00670DC3" w:rsidRDefault="006800CE" w:rsidP="00670DC3">
      <w:pPr>
        <w:pStyle w:val="Heading1"/>
        <w:spacing w:line="276" w:lineRule="auto"/>
        <w:jc w:val="center"/>
        <w:rPr>
          <w:rFonts w:cstheme="majorHAnsi"/>
          <w:b/>
          <w:sz w:val="28"/>
          <w:szCs w:val="28"/>
          <w:lang w:eastAsia="en-GB"/>
        </w:rPr>
      </w:pPr>
      <w:bookmarkStart w:id="2" w:name="_Toc6143090"/>
      <w:bookmarkEnd w:id="1"/>
      <w:bookmarkEnd w:id="0"/>
      <w:r w:rsidRPr="006800CE">
        <w:rPr>
          <w:rFonts w:cstheme="majorHAnsi"/>
          <w:b/>
          <w:sz w:val="28"/>
          <w:szCs w:val="28"/>
          <w:lang w:eastAsia="en-GB"/>
        </w:rPr>
        <w:t>Introduction</w:t>
      </w:r>
      <w:bookmarkEnd w:id="2"/>
    </w:p>
    <w:p w14:paraId="38F5D398" w14:textId="49C34F8D" w:rsidR="006800CE" w:rsidRDefault="006800CE" w:rsidP="006800CE">
      <w:pPr>
        <w:rPr>
          <w:lang w:eastAsia="en-GB"/>
        </w:rPr>
      </w:pPr>
    </w:p>
    <w:p w14:paraId="64CFAC30" w14:textId="565FC8D6" w:rsidR="006800CE" w:rsidRDefault="006800CE" w:rsidP="008478FB">
      <w:pPr>
        <w:pStyle w:val="Heading2"/>
        <w:rPr>
          <w:sz w:val="24"/>
          <w:szCs w:val="24"/>
          <w:u w:val="single"/>
          <w:lang w:eastAsia="en-GB"/>
        </w:rPr>
      </w:pPr>
      <w:bookmarkStart w:id="3" w:name="_Toc6143091"/>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3A8A677" w14:textId="6806EC35" w:rsidR="00B109F2" w:rsidRDefault="00B109F2" w:rsidP="00B109F2">
      <w:pPr>
        <w:rPr>
          <w:lang w:eastAsia="en-GB"/>
        </w:rPr>
      </w:pPr>
    </w:p>
    <w:p w14:paraId="6CA0AA4F" w14:textId="210AAD41" w:rsidR="00B109F2" w:rsidRPr="00DD681A" w:rsidRDefault="00B109F2" w:rsidP="00DD681A">
      <w:pPr>
        <w:rPr>
          <w:lang w:eastAsia="en-GB"/>
        </w:rPr>
      </w:pPr>
      <w:r>
        <w:rPr>
          <w:lang w:eastAsia="en-GB"/>
        </w:rPr>
        <w:t>The following SRS outlines that development of an application that will be deployed to customers of the Dublin Bike network check for current and future occupancy. The application will be a web application that will be compatible with most browsers and will be mobile friendly.</w:t>
      </w:r>
    </w:p>
    <w:p w14:paraId="03815220" w14:textId="35EBBD70" w:rsidR="00670DC3" w:rsidRPr="006800CE" w:rsidRDefault="006800CE" w:rsidP="006800CE">
      <w:pPr>
        <w:rPr>
          <w:lang w:eastAsia="en-GB"/>
        </w:rPr>
      </w:pPr>
      <w:r>
        <w:rPr>
          <w:lang w:eastAsia="en-GB"/>
        </w:rPr>
        <w:tab/>
      </w:r>
    </w:p>
    <w:p w14:paraId="6CBD4D3B" w14:textId="31A54F8F" w:rsidR="006800CE" w:rsidRDefault="006800CE" w:rsidP="006800CE">
      <w:pPr>
        <w:pStyle w:val="Heading2"/>
        <w:rPr>
          <w:sz w:val="24"/>
          <w:szCs w:val="24"/>
          <w:u w:val="single"/>
          <w:lang w:eastAsia="en-GB"/>
        </w:rPr>
      </w:pPr>
      <w:bookmarkStart w:id="4" w:name="_Toc6143092"/>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DE9FC97" w14:textId="048BE5F4" w:rsidR="00B109F2" w:rsidRDefault="00B109F2" w:rsidP="00B109F2">
      <w:pPr>
        <w:rPr>
          <w:lang w:eastAsia="en-GB"/>
        </w:rPr>
      </w:pPr>
    </w:p>
    <w:p w14:paraId="060184DB" w14:textId="17DA5A15" w:rsidR="00B109F2" w:rsidRDefault="00B109F2" w:rsidP="00B109F2">
      <w:pPr>
        <w:rPr>
          <w:lang w:eastAsia="en-GB"/>
        </w:rPr>
      </w:pPr>
      <w:r>
        <w:rPr>
          <w:lang w:eastAsia="en-GB"/>
        </w:rPr>
        <w:t>The product, as outlined above, should contain the following:</w:t>
      </w:r>
    </w:p>
    <w:p w14:paraId="2EBEA807" w14:textId="6340EA8F" w:rsidR="00B109F2" w:rsidRDefault="00B109F2" w:rsidP="00B109F2">
      <w:pPr>
        <w:rPr>
          <w:lang w:eastAsia="en-GB"/>
        </w:rPr>
      </w:pPr>
    </w:p>
    <w:p w14:paraId="4C735DDE" w14:textId="76BE50B6" w:rsidR="00B109F2" w:rsidRDefault="00B109F2" w:rsidP="00B109F2">
      <w:pPr>
        <w:pStyle w:val="ListParagraph"/>
        <w:numPr>
          <w:ilvl w:val="0"/>
          <w:numId w:val="27"/>
        </w:numPr>
        <w:rPr>
          <w:lang w:eastAsia="en-GB"/>
        </w:rPr>
      </w:pPr>
      <w:r>
        <w:rPr>
          <w:lang w:eastAsia="en-GB"/>
        </w:rPr>
        <w:t>A web application that customers can easily access with an internet connection.</w:t>
      </w:r>
    </w:p>
    <w:p w14:paraId="7E2B429C" w14:textId="66E60858" w:rsidR="00DD681A" w:rsidRDefault="00DD681A" w:rsidP="00B109F2">
      <w:pPr>
        <w:pStyle w:val="ListParagraph"/>
        <w:numPr>
          <w:ilvl w:val="0"/>
          <w:numId w:val="27"/>
        </w:numPr>
        <w:rPr>
          <w:lang w:eastAsia="en-GB"/>
        </w:rPr>
      </w:pPr>
      <w:r>
        <w:rPr>
          <w:lang w:eastAsia="en-GB"/>
        </w:rPr>
        <w:t>Feature to search for stations on the network</w:t>
      </w:r>
    </w:p>
    <w:p w14:paraId="4C19217B" w14:textId="0F77BF15" w:rsidR="00B109F2" w:rsidRDefault="00B109F2" w:rsidP="00B109F2">
      <w:pPr>
        <w:pStyle w:val="ListParagraph"/>
        <w:numPr>
          <w:ilvl w:val="0"/>
          <w:numId w:val="27"/>
        </w:numPr>
        <w:rPr>
          <w:lang w:eastAsia="en-GB"/>
        </w:rPr>
      </w:pPr>
      <w:r>
        <w:rPr>
          <w:lang w:eastAsia="en-GB"/>
        </w:rPr>
        <w:t>Inform user of the current occupancy of the station</w:t>
      </w:r>
    </w:p>
    <w:p w14:paraId="498CA18F" w14:textId="2F6F5C72" w:rsidR="00B109F2" w:rsidRDefault="00B109F2" w:rsidP="00B109F2">
      <w:pPr>
        <w:pStyle w:val="ListParagraph"/>
        <w:numPr>
          <w:ilvl w:val="0"/>
          <w:numId w:val="27"/>
        </w:numPr>
        <w:rPr>
          <w:lang w:eastAsia="en-GB"/>
        </w:rPr>
      </w:pPr>
      <w:r>
        <w:rPr>
          <w:lang w:eastAsia="en-GB"/>
        </w:rPr>
        <w:t>The facility for customers to request the predicted station occupancy for each station.</w:t>
      </w:r>
    </w:p>
    <w:p w14:paraId="5E3A4539" w14:textId="5414CD50" w:rsidR="00DD681A" w:rsidRDefault="00DD681A" w:rsidP="00B109F2">
      <w:pPr>
        <w:pStyle w:val="ListParagraph"/>
        <w:numPr>
          <w:ilvl w:val="0"/>
          <w:numId w:val="27"/>
        </w:numPr>
        <w:rPr>
          <w:lang w:eastAsia="en-GB"/>
        </w:rPr>
      </w:pPr>
      <w:r>
        <w:rPr>
          <w:lang w:eastAsia="en-GB"/>
        </w:rPr>
        <w:t>Display the weather for the day of their choosing</w:t>
      </w:r>
    </w:p>
    <w:p w14:paraId="3D156AE0" w14:textId="602E44FE" w:rsidR="00DD681A" w:rsidRDefault="00DD681A" w:rsidP="00B109F2">
      <w:pPr>
        <w:pStyle w:val="ListParagraph"/>
        <w:numPr>
          <w:ilvl w:val="0"/>
          <w:numId w:val="27"/>
        </w:numPr>
        <w:rPr>
          <w:lang w:eastAsia="en-GB"/>
        </w:rPr>
      </w:pPr>
      <w:r>
        <w:rPr>
          <w:lang w:eastAsia="en-GB"/>
        </w:rPr>
        <w:t xml:space="preserve">Display </w:t>
      </w:r>
      <w:r w:rsidR="008E7659">
        <w:rPr>
          <w:lang w:eastAsia="en-GB"/>
        </w:rPr>
        <w:t>a</w:t>
      </w:r>
      <w:r>
        <w:rPr>
          <w:lang w:eastAsia="en-GB"/>
        </w:rPr>
        <w:t xml:space="preserve"> chart of the ‘typical’ occupancy of the station for the whole day</w:t>
      </w:r>
    </w:p>
    <w:p w14:paraId="11ACEBE6" w14:textId="2EF2B0A4" w:rsidR="00DD681A" w:rsidRPr="00DD681A" w:rsidRDefault="00DD681A" w:rsidP="00DD681A">
      <w:pPr>
        <w:pStyle w:val="ListParagraph"/>
        <w:numPr>
          <w:ilvl w:val="0"/>
          <w:numId w:val="27"/>
        </w:numPr>
        <w:rPr>
          <w:lang w:eastAsia="en-GB"/>
        </w:rPr>
      </w:pPr>
      <w:r>
        <w:rPr>
          <w:lang w:eastAsia="en-GB"/>
        </w:rPr>
        <w:t>Display information about how to use the bike network</w:t>
      </w:r>
    </w:p>
    <w:p w14:paraId="43103ABD" w14:textId="1FA12982" w:rsidR="006800CE" w:rsidRDefault="006800CE" w:rsidP="006800CE">
      <w:pPr>
        <w:rPr>
          <w:lang w:eastAsia="en-GB"/>
        </w:rPr>
      </w:pPr>
    </w:p>
    <w:p w14:paraId="3D090388" w14:textId="65197733" w:rsidR="006800CE" w:rsidRDefault="006800CE" w:rsidP="006800CE">
      <w:pPr>
        <w:pStyle w:val="Heading2"/>
        <w:rPr>
          <w:sz w:val="24"/>
          <w:szCs w:val="24"/>
          <w:u w:val="single"/>
          <w:lang w:eastAsia="en-GB"/>
        </w:rPr>
      </w:pPr>
      <w:bookmarkStart w:id="5" w:name="_Toc6143093"/>
      <w:r w:rsidRPr="006800CE">
        <w:rPr>
          <w:sz w:val="24"/>
          <w:szCs w:val="24"/>
          <w:u w:val="single"/>
          <w:lang w:eastAsia="en-GB"/>
        </w:rPr>
        <w:t>Overview</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CFED8B0" w14:textId="77CBA6C2" w:rsidR="00DD681A" w:rsidRDefault="00DD681A" w:rsidP="00DD681A">
      <w:pPr>
        <w:rPr>
          <w:lang w:eastAsia="en-GB"/>
        </w:rPr>
      </w:pPr>
    </w:p>
    <w:p w14:paraId="3F695219" w14:textId="28F5E95D" w:rsidR="00DD681A" w:rsidRPr="00DD681A" w:rsidRDefault="00DD681A" w:rsidP="00DD681A">
      <w:pPr>
        <w:spacing w:before="100" w:beforeAutospacing="1" w:after="100" w:afterAutospacing="1"/>
        <w:rPr>
          <w:rFonts w:ascii="Times New Roman" w:eastAsia="Times New Roman" w:hAnsi="Times New Roman" w:cs="Times New Roman"/>
          <w:lang w:val="en-IE"/>
        </w:rPr>
      </w:pPr>
      <w:r>
        <w:rPr>
          <w:rFonts w:ascii="Calibri" w:eastAsia="Times New Roman" w:hAnsi="Calibri" w:cs="Calibri"/>
          <w:lang w:val="en-IE"/>
        </w:rPr>
        <w:t>T</w:t>
      </w:r>
      <w:r w:rsidRPr="00DD681A">
        <w:rPr>
          <w:rFonts w:ascii="Calibri" w:eastAsia="Times New Roman" w:hAnsi="Calibri" w:cs="Calibri"/>
          <w:lang w:val="en-IE"/>
        </w:rPr>
        <w:t xml:space="preserve">he following document is a detailed outlined on what the product is to do. All decision with regards to the product have been made based on analysis. This analyse is in the requirements statement and further supported by the research conducted by the team – this research can be found in the immediate section: Requirements Analysis. </w:t>
      </w:r>
    </w:p>
    <w:p w14:paraId="467F5390" w14:textId="77777777" w:rsidR="00DD681A" w:rsidRPr="00DD681A" w:rsidRDefault="00DD681A" w:rsidP="00DD681A">
      <w:pPr>
        <w:spacing w:before="100" w:beforeAutospacing="1" w:after="100" w:afterAutospacing="1"/>
        <w:rPr>
          <w:rFonts w:ascii="Times New Roman" w:eastAsia="Times New Roman" w:hAnsi="Times New Roman" w:cs="Times New Roman"/>
          <w:lang w:val="en-IE"/>
        </w:rPr>
      </w:pPr>
      <w:r w:rsidRPr="00DD681A">
        <w:rPr>
          <w:rFonts w:ascii="Calibri" w:eastAsia="Times New Roman" w:hAnsi="Calibri" w:cs="Calibri"/>
          <w:lang w:val="en-IE"/>
        </w:rPr>
        <w:t xml:space="preserve">Finally, we are aware of a number of other factors that should be taken into consideration while building this product. These considerations are detailed in the ‘overall description’ of the product. </w:t>
      </w:r>
    </w:p>
    <w:p w14:paraId="5AC963F9" w14:textId="77777777" w:rsidR="00DD681A" w:rsidRPr="00DD681A" w:rsidRDefault="00DD681A" w:rsidP="00DD681A">
      <w:pPr>
        <w:rPr>
          <w:lang w:eastAsia="en-GB"/>
        </w:rPr>
      </w:pPr>
    </w:p>
    <w:p w14:paraId="12C41ACF" w14:textId="4F94FAE1" w:rsidR="006800CE" w:rsidRDefault="006800CE" w:rsidP="006800CE">
      <w:pPr>
        <w:rPr>
          <w:lang w:eastAsia="en-GB"/>
        </w:rPr>
      </w:pPr>
    </w:p>
    <w:p w14:paraId="216957E4" w14:textId="615D8A9C" w:rsidR="005B7AB9" w:rsidRDefault="005B7AB9" w:rsidP="006800CE">
      <w:pPr>
        <w:rPr>
          <w:lang w:eastAsia="en-GB"/>
        </w:rPr>
      </w:pPr>
    </w:p>
    <w:p w14:paraId="5C9B7922" w14:textId="55550F9D" w:rsidR="005B7AB9" w:rsidRDefault="005B7AB9" w:rsidP="006800CE">
      <w:pPr>
        <w:rPr>
          <w:lang w:eastAsia="en-GB"/>
        </w:rPr>
      </w:pPr>
    </w:p>
    <w:p w14:paraId="3B44E99B" w14:textId="221F39C8" w:rsidR="005B7AB9" w:rsidRDefault="005B7AB9" w:rsidP="006800CE">
      <w:pPr>
        <w:rPr>
          <w:lang w:eastAsia="en-GB"/>
        </w:rPr>
      </w:pPr>
    </w:p>
    <w:p w14:paraId="22F86195" w14:textId="4BB9927B" w:rsidR="005B7AB9" w:rsidRDefault="005B7AB9" w:rsidP="006800CE">
      <w:pPr>
        <w:rPr>
          <w:lang w:eastAsia="en-GB"/>
        </w:rPr>
      </w:pPr>
    </w:p>
    <w:p w14:paraId="293555AC" w14:textId="23A7B0CF" w:rsidR="005B7AB9" w:rsidRDefault="005B7AB9" w:rsidP="006800CE">
      <w:pPr>
        <w:rPr>
          <w:lang w:eastAsia="en-GB"/>
        </w:rPr>
      </w:pPr>
    </w:p>
    <w:p w14:paraId="7336CD76" w14:textId="3FFD6269" w:rsidR="005B7AB9" w:rsidRDefault="005B7AB9" w:rsidP="006800CE">
      <w:pPr>
        <w:rPr>
          <w:lang w:eastAsia="en-GB"/>
        </w:rPr>
      </w:pPr>
    </w:p>
    <w:p w14:paraId="76B51B00" w14:textId="7676127C" w:rsidR="005B7AB9" w:rsidRDefault="005B7AB9" w:rsidP="006800CE">
      <w:pPr>
        <w:rPr>
          <w:lang w:eastAsia="en-GB"/>
        </w:rPr>
      </w:pPr>
    </w:p>
    <w:p w14:paraId="2AB023E5" w14:textId="4089AE50" w:rsidR="005B7AB9" w:rsidRDefault="005B7AB9" w:rsidP="006800CE">
      <w:pPr>
        <w:rPr>
          <w:lang w:eastAsia="en-GB"/>
        </w:rPr>
      </w:pPr>
    </w:p>
    <w:p w14:paraId="7CF10B06" w14:textId="3CEAFEEA" w:rsidR="005B7AB9" w:rsidRDefault="005B7AB9" w:rsidP="006800CE">
      <w:pPr>
        <w:rPr>
          <w:lang w:eastAsia="en-GB"/>
        </w:rPr>
      </w:pPr>
    </w:p>
    <w:p w14:paraId="1E4229F5" w14:textId="630FE542" w:rsidR="005B7AB9" w:rsidRDefault="005B7AB9" w:rsidP="006800CE">
      <w:pPr>
        <w:rPr>
          <w:lang w:eastAsia="en-GB"/>
        </w:rPr>
      </w:pPr>
    </w:p>
    <w:p w14:paraId="73DAF8C7" w14:textId="7CF2B884" w:rsidR="005B7AB9" w:rsidRDefault="005B7AB9" w:rsidP="006800CE">
      <w:pPr>
        <w:rPr>
          <w:lang w:eastAsia="en-GB"/>
        </w:rPr>
      </w:pPr>
    </w:p>
    <w:p w14:paraId="069DAC73" w14:textId="08826788" w:rsidR="005B7AB9" w:rsidRDefault="005B7AB9" w:rsidP="006800CE">
      <w:pPr>
        <w:rPr>
          <w:lang w:eastAsia="en-GB"/>
        </w:rPr>
      </w:pPr>
    </w:p>
    <w:p w14:paraId="0DCA7013" w14:textId="166A303C" w:rsidR="005B7AB9" w:rsidRDefault="005B7AB9" w:rsidP="006800CE">
      <w:pPr>
        <w:rPr>
          <w:lang w:eastAsia="en-GB"/>
        </w:rPr>
      </w:pPr>
    </w:p>
    <w:p w14:paraId="02C9215A" w14:textId="77777777" w:rsidR="005B7AB9" w:rsidRDefault="005B7AB9"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6" w:name="_Toc6143094"/>
      <w:r w:rsidRPr="006800CE">
        <w:rPr>
          <w:b/>
          <w:sz w:val="28"/>
          <w:szCs w:val="28"/>
          <w:lang w:eastAsia="en-GB"/>
        </w:rPr>
        <w:lastRenderedPageBreak/>
        <w:t>Requirements Analysis Summary</w:t>
      </w:r>
      <w:bookmarkEnd w:id="6"/>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7" w:name="_Toc6143095"/>
      <w:r w:rsidRPr="006800CE">
        <w:rPr>
          <w:sz w:val="24"/>
          <w:szCs w:val="24"/>
          <w:u w:val="single"/>
          <w:lang w:eastAsia="en-GB"/>
        </w:rPr>
        <w:t>Data Collecting</w:t>
      </w:r>
      <w:bookmarkEnd w:id="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8" w:name="_4d34og8" w:colFirst="0" w:colLast="0"/>
      <w:bookmarkStart w:id="9" w:name="_Toc6143096"/>
      <w:bookmarkEnd w:id="8"/>
      <w:r>
        <w:rPr>
          <w:b/>
        </w:rPr>
        <w:t>System Observation</w:t>
      </w:r>
      <w:bookmarkEnd w:id="9"/>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w:t>
      </w:r>
      <w:proofErr w:type="gramStart"/>
      <w:r>
        <w:t>including:</w:t>
      </w:r>
      <w:proofErr w:type="gramEnd"/>
      <w:r>
        <w:t xml:space="preserve">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0" w:name="_Toc6143097"/>
      <w:r>
        <w:rPr>
          <w:b/>
        </w:rPr>
        <w:t>Customer Interview</w:t>
      </w:r>
      <w:bookmarkEnd w:id="10"/>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1" w:name="_2s8eyo1" w:colFirst="0" w:colLast="0"/>
      <w:bookmarkStart w:id="12" w:name="_Toc6143098"/>
      <w:bookmarkEnd w:id="11"/>
      <w:r>
        <w:rPr>
          <w:b/>
        </w:rPr>
        <w:t>Brainstorming</w:t>
      </w:r>
      <w:bookmarkEnd w:id="12"/>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3" w:name="_Toc6143099"/>
      <w:r w:rsidRPr="006800CE">
        <w:rPr>
          <w:sz w:val="24"/>
          <w:szCs w:val="24"/>
          <w:u w:val="single"/>
          <w:lang w:eastAsia="en-GB"/>
        </w:rPr>
        <w:t>Requirements Analysis</w:t>
      </w:r>
      <w:bookmarkEnd w:id="1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4" w:name="_Toc6143100"/>
      <w:r>
        <w:rPr>
          <w:b/>
        </w:rPr>
        <w:t>Selecting Data</w:t>
      </w:r>
      <w:bookmarkEnd w:id="14"/>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5" w:name="_26in1rg" w:colFirst="0" w:colLast="0"/>
      <w:bookmarkStart w:id="16" w:name="_Toc6143101"/>
      <w:bookmarkEnd w:id="15"/>
      <w:r>
        <w:rPr>
          <w:b/>
        </w:rPr>
        <w:t>Analysing Data</w:t>
      </w:r>
      <w:bookmarkEnd w:id="16"/>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w:lastRenderedPageBreak/>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E50AA6" w:rsidRDefault="00E50AA6"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E50AA6" w:rsidRDefault="00E50AA6"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3E17F940" w:rsidR="00AD0B5A" w:rsidRDefault="00AD0B5A" w:rsidP="00FE2D3A">
      <w:pPr>
        <w:rPr>
          <w:lang w:eastAsia="en-GB"/>
        </w:rPr>
      </w:pPr>
    </w:p>
    <w:p w14:paraId="38C1D262" w14:textId="43474CDF" w:rsidR="005B7AB9" w:rsidRDefault="005B7AB9" w:rsidP="00FE2D3A">
      <w:pPr>
        <w:rPr>
          <w:lang w:eastAsia="en-GB"/>
        </w:rPr>
      </w:pPr>
    </w:p>
    <w:p w14:paraId="215CE62C" w14:textId="03F6F3B0" w:rsidR="005B7AB9" w:rsidRDefault="005B7AB9" w:rsidP="00FE2D3A">
      <w:pPr>
        <w:rPr>
          <w:lang w:eastAsia="en-GB"/>
        </w:rPr>
      </w:pPr>
    </w:p>
    <w:p w14:paraId="33EF6847" w14:textId="02802E42" w:rsidR="005B7AB9" w:rsidRDefault="005B7AB9" w:rsidP="00FE2D3A">
      <w:pPr>
        <w:rPr>
          <w:lang w:eastAsia="en-GB"/>
        </w:rPr>
      </w:pPr>
    </w:p>
    <w:p w14:paraId="0A7B51E0" w14:textId="3800C52F" w:rsidR="005B7AB9" w:rsidRDefault="005B7AB9" w:rsidP="00FE2D3A">
      <w:pPr>
        <w:rPr>
          <w:lang w:eastAsia="en-GB"/>
        </w:rPr>
      </w:pPr>
    </w:p>
    <w:p w14:paraId="10997F7F" w14:textId="6BBCF71D" w:rsidR="005B7AB9" w:rsidRDefault="005B7AB9" w:rsidP="00FE2D3A">
      <w:pPr>
        <w:rPr>
          <w:lang w:eastAsia="en-GB"/>
        </w:rPr>
      </w:pPr>
    </w:p>
    <w:p w14:paraId="4B60F46B" w14:textId="618D8177" w:rsidR="005B7AB9" w:rsidRDefault="005B7AB9" w:rsidP="00FE2D3A">
      <w:pPr>
        <w:rPr>
          <w:lang w:eastAsia="en-GB"/>
        </w:rPr>
      </w:pPr>
    </w:p>
    <w:p w14:paraId="0CAC8ED8" w14:textId="52F0BB6D" w:rsidR="005B7AB9" w:rsidRDefault="005B7AB9" w:rsidP="00FE2D3A">
      <w:pPr>
        <w:rPr>
          <w:lang w:eastAsia="en-GB"/>
        </w:rPr>
      </w:pPr>
    </w:p>
    <w:p w14:paraId="78531EF5" w14:textId="27D79F75" w:rsidR="005B7AB9" w:rsidRDefault="005B7AB9" w:rsidP="00FE2D3A">
      <w:pPr>
        <w:rPr>
          <w:lang w:eastAsia="en-GB"/>
        </w:rPr>
      </w:pPr>
    </w:p>
    <w:p w14:paraId="160D0820" w14:textId="0CFD6515" w:rsidR="005B7AB9" w:rsidRDefault="005B7AB9" w:rsidP="00FE2D3A">
      <w:pPr>
        <w:rPr>
          <w:lang w:eastAsia="en-GB"/>
        </w:rPr>
      </w:pPr>
    </w:p>
    <w:p w14:paraId="701B859B" w14:textId="6AE1873D" w:rsidR="005B7AB9" w:rsidRDefault="005B7AB9" w:rsidP="00FE2D3A">
      <w:pPr>
        <w:rPr>
          <w:lang w:eastAsia="en-GB"/>
        </w:rPr>
      </w:pPr>
    </w:p>
    <w:p w14:paraId="690E19C8" w14:textId="5CFFF9C7" w:rsidR="005B7AB9" w:rsidRDefault="005B7AB9" w:rsidP="00FE2D3A">
      <w:pPr>
        <w:rPr>
          <w:lang w:eastAsia="en-GB"/>
        </w:rPr>
      </w:pPr>
    </w:p>
    <w:p w14:paraId="631E2540" w14:textId="1687FFEA" w:rsidR="005B7AB9" w:rsidRDefault="005B7AB9" w:rsidP="00FE2D3A">
      <w:pPr>
        <w:rPr>
          <w:lang w:eastAsia="en-GB"/>
        </w:rPr>
      </w:pPr>
    </w:p>
    <w:p w14:paraId="7A716A8D" w14:textId="6C11AC6A" w:rsidR="005B7AB9" w:rsidRDefault="005B7AB9" w:rsidP="00FE2D3A">
      <w:pPr>
        <w:rPr>
          <w:lang w:eastAsia="en-GB"/>
        </w:rPr>
      </w:pPr>
    </w:p>
    <w:p w14:paraId="7D104ED2" w14:textId="75ACD947" w:rsidR="005B7AB9" w:rsidRDefault="005B7AB9" w:rsidP="00FE2D3A">
      <w:pPr>
        <w:rPr>
          <w:lang w:eastAsia="en-GB"/>
        </w:rPr>
      </w:pPr>
    </w:p>
    <w:p w14:paraId="031876E7" w14:textId="77777777" w:rsidR="005B7AB9" w:rsidRDefault="005B7AB9"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7" w:name="_Toc6143102"/>
      <w:r>
        <w:rPr>
          <w:b/>
          <w:sz w:val="28"/>
          <w:szCs w:val="28"/>
          <w:lang w:eastAsia="en-GB"/>
        </w:rPr>
        <w:lastRenderedPageBreak/>
        <w:t>Overall Descrip</w:t>
      </w:r>
      <w:r w:rsidR="00C112C2">
        <w:rPr>
          <w:b/>
          <w:sz w:val="28"/>
          <w:szCs w:val="28"/>
          <w:lang w:eastAsia="en-GB"/>
        </w:rPr>
        <w:t>tion</w:t>
      </w:r>
      <w:bookmarkEnd w:id="17"/>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8" w:name="_Toc6143103"/>
      <w:r>
        <w:rPr>
          <w:sz w:val="24"/>
          <w:szCs w:val="24"/>
          <w:u w:val="single"/>
          <w:lang w:eastAsia="en-GB"/>
        </w:rPr>
        <w:t xml:space="preserve">Product </w:t>
      </w:r>
      <w:r w:rsidR="008055C0">
        <w:rPr>
          <w:sz w:val="24"/>
          <w:szCs w:val="24"/>
          <w:u w:val="single"/>
          <w:lang w:eastAsia="en-GB"/>
        </w:rPr>
        <w:t>Perspective</w:t>
      </w:r>
      <w:bookmarkEnd w:id="18"/>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19" w:name="_dz30z05k4dc0" w:colFirst="0" w:colLast="0"/>
      <w:bookmarkEnd w:id="19"/>
    </w:p>
    <w:p w14:paraId="7037E730" w14:textId="77777777" w:rsidR="008055C0" w:rsidRDefault="008055C0" w:rsidP="008055C0"/>
    <w:p w14:paraId="06F426DC" w14:textId="23876BAD" w:rsidR="008055C0" w:rsidRDefault="008055C0" w:rsidP="008055C0">
      <w:pPr>
        <w:pStyle w:val="Heading3"/>
        <w:rPr>
          <w:b/>
        </w:rPr>
      </w:pPr>
      <w:bookmarkStart w:id="20" w:name="_Toc6143104"/>
      <w:r w:rsidRPr="008055C0">
        <w:rPr>
          <w:b/>
        </w:rPr>
        <w:t>System interfaces</w:t>
      </w:r>
      <w:bookmarkEnd w:id="20"/>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5B11A306" w:rsidR="008055C0" w:rsidRDefault="008055C0" w:rsidP="008055C0">
      <w:r>
        <w:lastRenderedPageBreak/>
        <w:t>Web-page:</w:t>
      </w:r>
    </w:p>
    <w:p w14:paraId="1270768D" w14:textId="29FD9C69" w:rsidR="008055C0" w:rsidRDefault="008055C0" w:rsidP="008055C0">
      <w:pPr>
        <w:numPr>
          <w:ilvl w:val="0"/>
          <w:numId w:val="21"/>
        </w:numPr>
      </w:pPr>
      <w:r w:rsidRPr="008055C0">
        <w:t>The client web-page will be the graphical user interface between the end users and the flask application running on the EC2 host server</w:t>
      </w:r>
    </w:p>
    <w:p w14:paraId="0F21A5FA" w14:textId="77777777" w:rsidR="00044A9C" w:rsidRDefault="00044A9C" w:rsidP="002B2AF4">
      <w:pPr>
        <w:ind w:left="720"/>
      </w:pPr>
    </w:p>
    <w:p w14:paraId="7F80AD73" w14:textId="2BC5E7E8" w:rsidR="008055C0" w:rsidRPr="002B2AF4" w:rsidRDefault="008055C0" w:rsidP="008055C0">
      <w:pPr>
        <w:rPr>
          <w:i/>
          <w:color w:val="000000" w:themeColor="text1"/>
        </w:rPr>
      </w:pPr>
      <w:r w:rsidRPr="002B2AF4">
        <w:rPr>
          <w:i/>
          <w:color w:val="000000" w:themeColor="text1"/>
        </w:rPr>
        <w:t>Flask Web-page:</w:t>
      </w:r>
    </w:p>
    <w:p w14:paraId="211B0E13" w14:textId="091712C8" w:rsidR="008055C0" w:rsidRPr="00DB6EFA" w:rsidRDefault="00BD2887" w:rsidP="008055C0">
      <w:pPr>
        <w:numPr>
          <w:ilvl w:val="0"/>
          <w:numId w:val="17"/>
        </w:numPr>
        <w:spacing w:before="240" w:after="240"/>
        <w:rPr>
          <w:color w:val="000000" w:themeColor="text1"/>
        </w:rPr>
      </w:pPr>
      <w:r w:rsidRPr="00E63C8C">
        <w:rPr>
          <w:i/>
          <w:color w:val="000000" w:themeColor="text1"/>
        </w:rPr>
        <w:t xml:space="preserve">The flask app will sit on the server. It will do the ‘heavy’ lifting for the web page. The data will then be sent, by the flask app, to the </w:t>
      </w:r>
      <w:r w:rsidR="00BC536E" w:rsidRPr="00E63C8C">
        <w:rPr>
          <w:i/>
          <w:color w:val="000000" w:themeColor="text1"/>
        </w:rPr>
        <w:t>HTML static page and render the static HTM</w:t>
      </w:r>
      <w:r w:rsidR="00DB6EFA" w:rsidRPr="00E63C8C">
        <w:rPr>
          <w:i/>
          <w:color w:val="000000" w:themeColor="text1"/>
        </w:rPr>
        <w:t>L,</w:t>
      </w:r>
      <w:r w:rsidR="00BC536E" w:rsidRPr="00E63C8C">
        <w:rPr>
          <w:i/>
          <w:color w:val="000000" w:themeColor="text1"/>
        </w:rPr>
        <w:t xml:space="preserve"> CSS</w:t>
      </w:r>
      <w:r w:rsidR="00DB6EFA" w:rsidRPr="00E63C8C">
        <w:rPr>
          <w:i/>
          <w:color w:val="000000" w:themeColor="text1"/>
        </w:rPr>
        <w:t xml:space="preserve"> and </w:t>
      </w:r>
      <w:proofErr w:type="spellStart"/>
      <w:r w:rsidR="00DB6EFA" w:rsidRPr="00E63C8C">
        <w:rPr>
          <w:i/>
          <w:color w:val="000000" w:themeColor="text1"/>
        </w:rPr>
        <w:t>Javascript</w:t>
      </w:r>
      <w:proofErr w:type="spellEnd"/>
      <w:r w:rsidR="00DB6EFA" w:rsidRPr="00E63C8C">
        <w:rPr>
          <w:i/>
          <w:color w:val="000000" w:themeColor="text1"/>
        </w:rPr>
        <w:t xml:space="preserve"> -. </w:t>
      </w:r>
      <w:r w:rsidR="00BC536E" w:rsidRPr="00DB6EFA">
        <w:rPr>
          <w:i/>
          <w:color w:val="000000" w:themeColor="text1"/>
        </w:rPr>
        <w:t xml:space="preserve"> as well as the data sent.</w:t>
      </w:r>
    </w:p>
    <w:p w14:paraId="28315402" w14:textId="0FA6A185" w:rsidR="008055C0" w:rsidRPr="008055C0" w:rsidRDefault="008055C0" w:rsidP="008055C0">
      <w:pPr>
        <w:pStyle w:val="Heading3"/>
        <w:keepNext w:val="0"/>
        <w:keepLines w:val="0"/>
        <w:spacing w:before="280" w:after="80"/>
        <w:rPr>
          <w:b/>
          <w:color w:val="000000"/>
        </w:rPr>
      </w:pPr>
      <w:bookmarkStart w:id="21" w:name="_86aw0oz7ttcg" w:colFirst="0" w:colLast="0"/>
      <w:bookmarkStart w:id="22" w:name="_Toc6143105"/>
      <w:bookmarkEnd w:id="21"/>
      <w:r>
        <w:rPr>
          <w:b/>
        </w:rPr>
        <w:t>User Interfaces</w:t>
      </w:r>
      <w:bookmarkEnd w:id="22"/>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10E8A865"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22E8431F"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1AD9AC8F" w:rsidR="008055C0" w:rsidRPr="008055C0" w:rsidRDefault="008055C0" w:rsidP="008055C0">
      <w:pPr>
        <w:numPr>
          <w:ilvl w:val="0"/>
          <w:numId w:val="18"/>
        </w:numPr>
      </w:pPr>
      <w:r w:rsidRPr="008055C0">
        <w:t>There will be an option to access real-time data or future data estimates</w:t>
      </w:r>
    </w:p>
    <w:p w14:paraId="515666AA" w14:textId="4D201EF8" w:rsidR="008055C0" w:rsidRPr="008055C0" w:rsidRDefault="008055C0" w:rsidP="008055C0">
      <w:pPr>
        <w:numPr>
          <w:ilvl w:val="0"/>
          <w:numId w:val="18"/>
        </w:numPr>
      </w:pPr>
      <w:r w:rsidRPr="008055C0">
        <w:t>There will be a map with pins representing bike stations</w:t>
      </w:r>
    </w:p>
    <w:p w14:paraId="7AAD6796" w14:textId="09FEC6CA"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353ABF7" w:rsidR="008055C0" w:rsidRPr="008055C0" w:rsidRDefault="006D7E6D" w:rsidP="008055C0">
      <w:pPr>
        <w:numPr>
          <w:ilvl w:val="0"/>
          <w:numId w:val="18"/>
        </w:numPr>
      </w:pPr>
      <w:r>
        <w:rPr>
          <w:noProof/>
        </w:rPr>
        <w:drawing>
          <wp:anchor distT="0" distB="0" distL="114300" distR="114300" simplePos="0" relativeHeight="251676672" behindDoc="0" locked="0" layoutInCell="1" allowOverlap="1" wp14:anchorId="1CA7DCFD" wp14:editId="34524927">
            <wp:simplePos x="0" y="0"/>
            <wp:positionH relativeFrom="margin">
              <wp:posOffset>3327400</wp:posOffset>
            </wp:positionH>
            <wp:positionV relativeFrom="margin">
              <wp:posOffset>5015865</wp:posOffset>
            </wp:positionV>
            <wp:extent cx="3237230" cy="2266950"/>
            <wp:effectExtent l="0" t="0" r="1270" b="635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 Page.png"/>
                    <pic:cNvPicPr/>
                  </pic:nvPicPr>
                  <pic:blipFill>
                    <a:blip r:embed="rId10">
                      <a:extLst>
                        <a:ext uri="{28A0092B-C50C-407E-A947-70E740481C1C}">
                          <a14:useLocalDpi xmlns:a14="http://schemas.microsoft.com/office/drawing/2010/main" val="0"/>
                        </a:ext>
                      </a:extLst>
                    </a:blip>
                    <a:stretch>
                      <a:fillRect/>
                    </a:stretch>
                  </pic:blipFill>
                  <pic:spPr>
                    <a:xfrm>
                      <a:off x="0" y="0"/>
                      <a:ext cx="323723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6C07B6E" wp14:editId="6BB730C3">
            <wp:simplePos x="0" y="0"/>
            <wp:positionH relativeFrom="margin">
              <wp:posOffset>3324860</wp:posOffset>
            </wp:positionH>
            <wp:positionV relativeFrom="margin">
              <wp:posOffset>7355205</wp:posOffset>
            </wp:positionV>
            <wp:extent cx="3237230" cy="2231390"/>
            <wp:effectExtent l="0" t="0" r="1270" b="381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 Page.png"/>
                    <pic:cNvPicPr/>
                  </pic:nvPicPr>
                  <pic:blipFill>
                    <a:blip r:embed="rId11">
                      <a:extLst>
                        <a:ext uri="{28A0092B-C50C-407E-A947-70E740481C1C}">
                          <a14:useLocalDpi xmlns:a14="http://schemas.microsoft.com/office/drawing/2010/main" val="0"/>
                        </a:ext>
                      </a:extLst>
                    </a:blip>
                    <a:stretch>
                      <a:fillRect/>
                    </a:stretch>
                  </pic:blipFill>
                  <pic:spPr>
                    <a:xfrm>
                      <a:off x="0" y="0"/>
                      <a:ext cx="3237230" cy="2231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BC4A4FF" wp14:editId="51B846FD">
            <wp:simplePos x="0" y="0"/>
            <wp:positionH relativeFrom="margin">
              <wp:posOffset>-113030</wp:posOffset>
            </wp:positionH>
            <wp:positionV relativeFrom="margin">
              <wp:posOffset>7371715</wp:posOffset>
            </wp:positionV>
            <wp:extent cx="3314700" cy="2216785"/>
            <wp:effectExtent l="0" t="0" r="0" b="571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3314700" cy="2216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0CCE795" wp14:editId="4384369F">
            <wp:simplePos x="0" y="0"/>
            <wp:positionH relativeFrom="margin">
              <wp:posOffset>-98425</wp:posOffset>
            </wp:positionH>
            <wp:positionV relativeFrom="margin">
              <wp:posOffset>5015865</wp:posOffset>
            </wp:positionV>
            <wp:extent cx="3300095" cy="2268855"/>
            <wp:effectExtent l="0" t="0" r="1905" b="444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Page.png"/>
                    <pic:cNvPicPr/>
                  </pic:nvPicPr>
                  <pic:blipFill>
                    <a:blip r:embed="rId13">
                      <a:extLst>
                        <a:ext uri="{28A0092B-C50C-407E-A947-70E740481C1C}">
                          <a14:useLocalDpi xmlns:a14="http://schemas.microsoft.com/office/drawing/2010/main" val="0"/>
                        </a:ext>
                      </a:extLst>
                    </a:blip>
                    <a:stretch>
                      <a:fillRect/>
                    </a:stretch>
                  </pic:blipFill>
                  <pic:spPr>
                    <a:xfrm>
                      <a:off x="0" y="0"/>
                      <a:ext cx="3300095" cy="2268855"/>
                    </a:xfrm>
                    <a:prstGeom prst="rect">
                      <a:avLst/>
                    </a:prstGeom>
                  </pic:spPr>
                </pic:pic>
              </a:graphicData>
            </a:graphic>
            <wp14:sizeRelH relativeFrom="margin">
              <wp14:pctWidth>0</wp14:pctWidth>
            </wp14:sizeRelH>
            <wp14:sizeRelV relativeFrom="margin">
              <wp14:pctHeight>0</wp14:pctHeight>
            </wp14:sizeRelV>
          </wp:anchor>
        </w:drawing>
      </w:r>
      <w:r w:rsidR="008055C0" w:rsidRPr="008055C0">
        <w:t>Some simple statistical analysis through graphs and charts will display representing bike/stand availability and busy periods</w:t>
      </w:r>
    </w:p>
    <w:p w14:paraId="51C5B799" w14:textId="77777777" w:rsidR="006D7E6D" w:rsidRDefault="006D7E6D" w:rsidP="00E66C7B"/>
    <w:p w14:paraId="782AD561" w14:textId="288D7748" w:rsidR="008055C0" w:rsidRDefault="008055C0" w:rsidP="008055C0">
      <w:pPr>
        <w:pStyle w:val="Heading3"/>
        <w:keepNext w:val="0"/>
        <w:keepLines w:val="0"/>
        <w:spacing w:before="280" w:after="80"/>
        <w:rPr>
          <w:b/>
          <w:color w:val="000000"/>
        </w:rPr>
      </w:pPr>
      <w:bookmarkStart w:id="23" w:name="_bs23u7zdaazb" w:colFirst="0" w:colLast="0"/>
      <w:bookmarkStart w:id="24" w:name="_Toc6143106"/>
      <w:bookmarkEnd w:id="23"/>
      <w:r>
        <w:rPr>
          <w:b/>
        </w:rPr>
        <w:t>Hardware Interfaces</w:t>
      </w:r>
      <w:bookmarkEnd w:id="24"/>
    </w:p>
    <w:p w14:paraId="6FD231B9" w14:textId="7E197BFA" w:rsidR="008055C0" w:rsidRDefault="008055C0" w:rsidP="008055C0"/>
    <w:p w14:paraId="3D1048AE" w14:textId="0B238973" w:rsidR="008055C0" w:rsidRDefault="008055C0" w:rsidP="008055C0">
      <w:pPr>
        <w:rPr>
          <w:i/>
        </w:rPr>
      </w:pPr>
      <w:proofErr w:type="spellStart"/>
      <w:r>
        <w:rPr>
          <w:i/>
        </w:rPr>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6C1B1EDF" w14:textId="4010C36B" w:rsidR="008055C0" w:rsidRPr="008055C0" w:rsidRDefault="008055C0" w:rsidP="008055C0">
      <w:pPr>
        <w:pStyle w:val="Heading3"/>
        <w:keepNext w:val="0"/>
        <w:keepLines w:val="0"/>
        <w:spacing w:before="280" w:after="80"/>
        <w:rPr>
          <w:color w:val="2F5496"/>
          <w:u w:val="single"/>
        </w:rPr>
      </w:pPr>
      <w:bookmarkStart w:id="25" w:name="_22oi89sg6k4s" w:colFirst="0" w:colLast="0"/>
      <w:bookmarkStart w:id="26" w:name="_Toc6143107"/>
      <w:bookmarkEnd w:id="25"/>
      <w:r>
        <w:rPr>
          <w:b/>
        </w:rPr>
        <w:t>Software Interfaces</w:t>
      </w:r>
      <w:bookmarkEnd w:id="26"/>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03B5202" w:rsidR="008055C0" w:rsidRDefault="008055C0" w:rsidP="008055C0">
      <w:pPr>
        <w:numPr>
          <w:ilvl w:val="0"/>
          <w:numId w:val="19"/>
        </w:numPr>
        <w:rPr>
          <w:i/>
        </w:rPr>
      </w:pPr>
      <w:r>
        <w:rPr>
          <w:i/>
        </w:rPr>
        <w:t>MySQL (Version 5.6.40) of Amazon RDS database</w:t>
      </w:r>
    </w:p>
    <w:p w14:paraId="27C8FD9F" w14:textId="2518DE7A" w:rsidR="008055C0" w:rsidRDefault="008055C0" w:rsidP="008055C0">
      <w:pPr>
        <w:numPr>
          <w:ilvl w:val="0"/>
          <w:numId w:val="19"/>
        </w:numPr>
        <w:rPr>
          <w:i/>
        </w:rPr>
      </w:pPr>
      <w:r>
        <w:rPr>
          <w:i/>
        </w:rPr>
        <w:t>API of JCDecaux Developer to scrape static and dynamic data from the database</w:t>
      </w:r>
    </w:p>
    <w:p w14:paraId="1CD75222" w14:textId="409274DD" w:rsidR="00BD2887" w:rsidRPr="00E63C8C" w:rsidRDefault="008055C0" w:rsidP="00E63C8C">
      <w:pPr>
        <w:numPr>
          <w:ilvl w:val="0"/>
          <w:numId w:val="19"/>
        </w:numPr>
        <w:rPr>
          <w:i/>
        </w:rPr>
      </w:pPr>
      <w:r>
        <w:rPr>
          <w:i/>
        </w:rPr>
        <w:t xml:space="preserve">API of </w:t>
      </w:r>
      <w:proofErr w:type="spellStart"/>
      <w:r>
        <w:rPr>
          <w:i/>
        </w:rPr>
        <w:t>OpenWeatherMap</w:t>
      </w:r>
      <w:proofErr w:type="spellEnd"/>
      <w:r>
        <w:rPr>
          <w:i/>
        </w:rPr>
        <w:t xml:space="preserve"> to scrape dynamic weather data</w:t>
      </w:r>
    </w:p>
    <w:p w14:paraId="130FFA5F" w14:textId="6BF9DE3C" w:rsidR="008055C0" w:rsidRPr="00E63C8C" w:rsidRDefault="00DB6EFA" w:rsidP="008055C0">
      <w:pPr>
        <w:numPr>
          <w:ilvl w:val="0"/>
          <w:numId w:val="19"/>
        </w:numPr>
        <w:rPr>
          <w:i/>
          <w:color w:val="000000" w:themeColor="text1"/>
        </w:rPr>
      </w:pPr>
      <w:proofErr w:type="gramStart"/>
      <w:r>
        <w:rPr>
          <w:i/>
          <w:color w:val="000000" w:themeColor="text1"/>
        </w:rPr>
        <w:t xml:space="preserve">The </w:t>
      </w:r>
      <w:r w:rsidR="00E63C8C" w:rsidRPr="00E63C8C" w:rsidDel="00E63C8C">
        <w:rPr>
          <w:i/>
          <w:color w:val="000000" w:themeColor="text1"/>
        </w:rPr>
        <w:t xml:space="preserve"> </w:t>
      </w:r>
      <w:r w:rsidR="008055C0" w:rsidRPr="00E63C8C">
        <w:rPr>
          <w:i/>
          <w:color w:val="000000" w:themeColor="text1"/>
        </w:rPr>
        <w:t>flask</w:t>
      </w:r>
      <w:proofErr w:type="gramEnd"/>
      <w:r w:rsidR="008055C0" w:rsidRPr="00E63C8C">
        <w:rPr>
          <w:i/>
          <w:color w:val="000000" w:themeColor="text1"/>
        </w:rPr>
        <w:t xml:space="preserve"> app</w:t>
      </w:r>
      <w:r w:rsidR="00E63C8C">
        <w:rPr>
          <w:i/>
          <w:color w:val="000000" w:themeColor="text1"/>
        </w:rPr>
        <w:t xml:space="preserve"> will sit on a</w:t>
      </w:r>
      <w:r w:rsidR="008055C0" w:rsidRPr="00E63C8C">
        <w:rPr>
          <w:i/>
          <w:color w:val="000000" w:themeColor="text1"/>
        </w:rPr>
        <w:t xml:space="preserve"> EC2 </w:t>
      </w:r>
      <w:r w:rsidR="00E63C8C">
        <w:rPr>
          <w:i/>
          <w:color w:val="000000" w:themeColor="text1"/>
        </w:rPr>
        <w:t>instance. Where requests from users will be processed. The flask app will pull from the API’s and query our database that sits on an RDS.</w:t>
      </w:r>
      <w:bookmarkStart w:id="27" w:name="_1mypfbmn9wnu" w:colFirst="0" w:colLast="0"/>
      <w:bookmarkEnd w:id="27"/>
    </w:p>
    <w:p w14:paraId="3D2B31BA" w14:textId="07E63DC8"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28" w:name="_v9vidy3bssqh" w:colFirst="0" w:colLast="0"/>
      <w:bookmarkStart w:id="29" w:name="_Toc6143108"/>
      <w:bookmarkEnd w:id="28"/>
      <w:r>
        <w:rPr>
          <w:b/>
        </w:rPr>
        <w:t>Communications Interfaces</w:t>
      </w:r>
      <w:bookmarkEnd w:id="29"/>
    </w:p>
    <w:p w14:paraId="3D1F91B9" w14:textId="63617940"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ECAF23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023D0833"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52F2D6F4" w14:textId="794B3921" w:rsidR="008055C0" w:rsidRPr="00E63C8C" w:rsidRDefault="005E451B" w:rsidP="00DB6EFA">
      <w:pPr>
        <w:numPr>
          <w:ilvl w:val="0"/>
          <w:numId w:val="24"/>
        </w:numPr>
        <w:rPr>
          <w:color w:val="000000" w:themeColor="text1"/>
        </w:rPr>
      </w:pPr>
      <w:r w:rsidRPr="00E63C8C">
        <w:rPr>
          <w:i/>
          <w:color w:val="000000" w:themeColor="text1"/>
        </w:rPr>
        <w:t xml:space="preserve">The flask app will sit in the EC2. Using </w:t>
      </w:r>
      <w:proofErr w:type="spellStart"/>
      <w:r w:rsidRPr="00E63C8C">
        <w:rPr>
          <w:i/>
          <w:color w:val="000000" w:themeColor="text1"/>
        </w:rPr>
        <w:t>uWSGI</w:t>
      </w:r>
      <w:proofErr w:type="spellEnd"/>
      <w:r w:rsidRPr="00E63C8C">
        <w:rPr>
          <w:i/>
          <w:color w:val="000000" w:themeColor="text1"/>
        </w:rPr>
        <w:t xml:space="preserve"> and </w:t>
      </w:r>
      <w:proofErr w:type="spellStart"/>
      <w:r w:rsidRPr="00E63C8C">
        <w:rPr>
          <w:i/>
          <w:color w:val="000000" w:themeColor="text1"/>
        </w:rPr>
        <w:t>nGINX</w:t>
      </w:r>
      <w:proofErr w:type="spellEnd"/>
      <w:r w:rsidRPr="00E63C8C">
        <w:rPr>
          <w:i/>
          <w:color w:val="000000" w:themeColor="text1"/>
        </w:rPr>
        <w:t xml:space="preserve"> to deal with the routing when user request the </w:t>
      </w:r>
      <w:r w:rsidR="00BD2887" w:rsidRPr="00E63C8C">
        <w:rPr>
          <w:i/>
          <w:color w:val="000000" w:themeColor="text1"/>
        </w:rPr>
        <w:t>page URL</w:t>
      </w:r>
      <w:r w:rsidRPr="00E63C8C">
        <w:rPr>
          <w:i/>
          <w:color w:val="000000" w:themeColor="text1"/>
        </w:rPr>
        <w:t>.</w:t>
      </w:r>
    </w:p>
    <w:p w14:paraId="6711AA5A" w14:textId="7AB35ADC" w:rsidR="008055C0" w:rsidRDefault="008055C0" w:rsidP="00DB6EFA">
      <w:pPr>
        <w:pStyle w:val="Heading3"/>
        <w:keepNext w:val="0"/>
        <w:keepLines w:val="0"/>
        <w:pBdr>
          <w:top w:val="nil"/>
          <w:left w:val="nil"/>
          <w:bottom w:val="nil"/>
          <w:right w:val="nil"/>
          <w:between w:val="nil"/>
        </w:pBdr>
        <w:spacing w:before="280" w:after="80"/>
      </w:pPr>
      <w:bookmarkStart w:id="30" w:name="_d6o3q4m681w4" w:colFirst="0" w:colLast="0"/>
      <w:bookmarkStart w:id="31" w:name="_Toc6143109"/>
      <w:bookmarkEnd w:id="30"/>
      <w:r>
        <w:rPr>
          <w:b/>
        </w:rPr>
        <w:t>Memory Constraints</w:t>
      </w:r>
      <w:bookmarkEnd w:id="31"/>
    </w:p>
    <w:p w14:paraId="2BC11B15" w14:textId="2EA3394C" w:rsidR="008055C0" w:rsidRDefault="008055C0" w:rsidP="008055C0">
      <w:pPr>
        <w:numPr>
          <w:ilvl w:val="0"/>
          <w:numId w:val="23"/>
        </w:numPr>
      </w:pPr>
      <w:r>
        <w:t xml:space="preserve">The RDS database must have enough storage to store scraping of data from the APIs for 10 weeks. </w:t>
      </w:r>
    </w:p>
    <w:p w14:paraId="2A38CD0C" w14:textId="60B45DF5"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p>
    <w:p w14:paraId="601F05B9" w14:textId="6FFCCE8E" w:rsidR="008055C0" w:rsidRDefault="008055C0" w:rsidP="008055C0">
      <w:pPr>
        <w:numPr>
          <w:ilvl w:val="0"/>
          <w:numId w:val="23"/>
        </w:numPr>
      </w:pPr>
      <w:r>
        <w:t>Users must be able to run a web browser to access this application hence their machine must meet the following requirements:</w:t>
      </w:r>
    </w:p>
    <w:p w14:paraId="212B652C" w14:textId="468B2F0C" w:rsidR="008055C0" w:rsidRDefault="008055C0" w:rsidP="008055C0">
      <w:pPr>
        <w:numPr>
          <w:ilvl w:val="1"/>
          <w:numId w:val="23"/>
        </w:numPr>
      </w:pPr>
      <w:r>
        <w:t>Google Chrome requires 100MB of free hard drive space and 128MB of RAM</w:t>
      </w:r>
    </w:p>
    <w:p w14:paraId="18D51018" w14:textId="397E5CBC"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32" w:name="_Toc6143110"/>
      <w:r>
        <w:rPr>
          <w:sz w:val="24"/>
          <w:szCs w:val="24"/>
          <w:u w:val="single"/>
          <w:lang w:eastAsia="en-GB"/>
        </w:rPr>
        <w:t>Product Functions</w:t>
      </w:r>
      <w:bookmarkEnd w:id="32"/>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lang w:eastAsia="en-GB"/>
        </w:rPr>
      </w:pPr>
    </w:p>
    <w:p w14:paraId="2B2554B4" w14:textId="07527E8B" w:rsidR="00B326DC" w:rsidRDefault="00D27FE2" w:rsidP="007A4E70">
      <w:pPr>
        <w:rPr>
          <w:lang w:eastAsia="en-GB"/>
        </w:rPr>
      </w:pPr>
      <w:r>
        <w:rPr>
          <w:lang w:eastAsia="en-GB"/>
        </w:rPr>
        <w:t xml:space="preserve">The should be able to </w:t>
      </w:r>
      <w:r w:rsidR="00B326DC">
        <w:rPr>
          <w:lang w:eastAsia="en-GB"/>
        </w:rPr>
        <w:t xml:space="preserve">allow user to see the current status of the Dublin bike stands network in Dublin. They will also be able to requests a time and day that they wish to travel and be returned the likely number of bikes in that stand. </w:t>
      </w:r>
    </w:p>
    <w:p w14:paraId="02CD5FF5" w14:textId="1BE6FC18" w:rsidR="00B326DC" w:rsidRDefault="00B326DC" w:rsidP="007A4E70">
      <w:pPr>
        <w:rPr>
          <w:lang w:eastAsia="en-GB"/>
        </w:rPr>
      </w:pPr>
    </w:p>
    <w:p w14:paraId="0761E025" w14:textId="2052F3C8" w:rsidR="00B326DC" w:rsidRDefault="00B326DC" w:rsidP="007A4E70">
      <w:pPr>
        <w:rPr>
          <w:lang w:eastAsia="en-GB"/>
        </w:rPr>
      </w:pPr>
      <w:r>
        <w:rPr>
          <w:lang w:eastAsia="en-GB"/>
        </w:rPr>
        <w:t xml:space="preserve">The product will give the user the weather for the day. If a prediction is made, the weather for that day will also be provided. The product will also display an ‘availability graph’. This graph will show the typical number of bikes in that stand a time interval throughout the day. </w:t>
      </w:r>
    </w:p>
    <w:p w14:paraId="295F009F" w14:textId="3CA799BF" w:rsidR="00B326DC" w:rsidRDefault="00B326DC" w:rsidP="007A4E70">
      <w:pPr>
        <w:rPr>
          <w:lang w:eastAsia="en-GB"/>
        </w:rPr>
      </w:pPr>
    </w:p>
    <w:p w14:paraId="04C200E4" w14:textId="7806B263" w:rsidR="00B326DC" w:rsidRDefault="00B326DC" w:rsidP="007A4E70">
      <w:pPr>
        <w:rPr>
          <w:lang w:eastAsia="en-GB"/>
        </w:rPr>
      </w:pPr>
      <w:r>
        <w:rPr>
          <w:lang w:eastAsia="en-GB"/>
        </w:rPr>
        <w:t xml:space="preserve">The product will also provide the user with information on how to use the </w:t>
      </w:r>
      <w:proofErr w:type="spellStart"/>
      <w:r>
        <w:rPr>
          <w:lang w:eastAsia="en-GB"/>
        </w:rPr>
        <w:t>DublinBikes</w:t>
      </w:r>
      <w:proofErr w:type="spellEnd"/>
      <w:r>
        <w:rPr>
          <w:lang w:eastAsia="en-GB"/>
        </w:rPr>
        <w:t xml:space="preserve"> and a contact page. There will also be a page that allows the user to sign-up to the network so that they can ‘Get </w:t>
      </w:r>
      <w:proofErr w:type="spellStart"/>
      <w:r>
        <w:rPr>
          <w:lang w:eastAsia="en-GB"/>
        </w:rPr>
        <w:t>Ridin</w:t>
      </w:r>
      <w:proofErr w:type="spellEnd"/>
      <w:r>
        <w:rPr>
          <w:lang w:eastAsia="en-GB"/>
        </w:rPr>
        <w:t>’.</w:t>
      </w:r>
    </w:p>
    <w:p w14:paraId="78559C1A" w14:textId="77777777" w:rsidR="00B326DC" w:rsidRDefault="00B326DC" w:rsidP="007A4E70">
      <w:pPr>
        <w:rPr>
          <w:lang w:eastAsia="en-GB"/>
        </w:rPr>
      </w:pPr>
    </w:p>
    <w:p w14:paraId="7DBE194E" w14:textId="718E36E5" w:rsidR="00D27FE2" w:rsidRDefault="00B326DC" w:rsidP="007A4E70">
      <w:pPr>
        <w:rPr>
          <w:lang w:eastAsia="en-GB"/>
        </w:rPr>
      </w:pPr>
      <w:r>
        <w:rPr>
          <w:lang w:eastAsia="en-GB"/>
        </w:rPr>
        <w:lastRenderedPageBreak/>
        <w:t xml:space="preserve">Finally, </w:t>
      </w:r>
      <w:r w:rsidR="001343FD">
        <w:rPr>
          <w:lang w:eastAsia="en-GB"/>
        </w:rPr>
        <w:t>t</w:t>
      </w:r>
      <w:r>
        <w:rPr>
          <w:lang w:eastAsia="en-GB"/>
        </w:rPr>
        <w:t xml:space="preserve">he product will be functional and lightweight, meaning that the user will experience near full interactivity. </w:t>
      </w: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33" w:name="_Toc6143111"/>
      <w:r>
        <w:rPr>
          <w:sz w:val="24"/>
          <w:szCs w:val="24"/>
          <w:u w:val="single"/>
          <w:lang w:eastAsia="en-GB"/>
        </w:rPr>
        <w:t>User Characteristics</w:t>
      </w:r>
      <w:bookmarkEnd w:id="3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34" w:name="_Toc6143112"/>
      <w:r>
        <w:rPr>
          <w:sz w:val="24"/>
          <w:szCs w:val="24"/>
          <w:u w:val="single"/>
          <w:lang w:eastAsia="en-GB"/>
        </w:rPr>
        <w:t>Constraints</w:t>
      </w:r>
      <w:bookmarkEnd w:id="3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35" w:name="_Toc6143113"/>
      <w:r>
        <w:rPr>
          <w:sz w:val="24"/>
          <w:szCs w:val="24"/>
          <w:u w:val="single"/>
          <w:lang w:eastAsia="en-GB"/>
        </w:rPr>
        <w:t>Assumptions &amp; Dependencies</w:t>
      </w:r>
      <w:bookmarkEnd w:id="35"/>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36" w:name="_Toc6143114"/>
      <w:r w:rsidRPr="00C112C2">
        <w:rPr>
          <w:sz w:val="24"/>
          <w:szCs w:val="24"/>
          <w:u w:val="single"/>
          <w:lang w:eastAsia="en-GB"/>
        </w:rPr>
        <w:t>Appointment of Requirements</w:t>
      </w:r>
      <w:bookmarkEnd w:id="36"/>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5C962401" w:rsidR="00D52004" w:rsidRDefault="00D52004" w:rsidP="006800CE">
      <w:pPr>
        <w:rPr>
          <w:lang w:eastAsia="en-GB"/>
        </w:rPr>
      </w:pPr>
    </w:p>
    <w:p w14:paraId="06F01B07" w14:textId="44498BCC" w:rsidR="005B7AB9" w:rsidRDefault="005B7AB9" w:rsidP="006800CE">
      <w:pPr>
        <w:rPr>
          <w:lang w:eastAsia="en-GB"/>
        </w:rPr>
      </w:pPr>
    </w:p>
    <w:p w14:paraId="5484EA0C" w14:textId="0A13BF81" w:rsidR="005B7AB9" w:rsidRDefault="005B7AB9" w:rsidP="006800CE">
      <w:pPr>
        <w:rPr>
          <w:lang w:eastAsia="en-GB"/>
        </w:rPr>
      </w:pPr>
    </w:p>
    <w:p w14:paraId="32A675FB" w14:textId="77777777" w:rsidR="005B7AB9" w:rsidRDefault="005B7AB9"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37" w:name="_Toc6143115"/>
      <w:r w:rsidRPr="006800CE">
        <w:rPr>
          <w:rFonts w:cstheme="majorHAnsi"/>
          <w:b/>
          <w:sz w:val="28"/>
          <w:szCs w:val="28"/>
          <w:lang w:eastAsia="en-GB"/>
        </w:rPr>
        <w:lastRenderedPageBreak/>
        <w:t>Requirements Statement</w:t>
      </w:r>
      <w:bookmarkEnd w:id="37"/>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38" w:name="_Toc6143116"/>
      <w:r>
        <w:rPr>
          <w:sz w:val="24"/>
          <w:szCs w:val="24"/>
          <w:u w:val="single"/>
          <w:lang w:eastAsia="en-GB"/>
        </w:rPr>
        <w:t>User Requirements</w:t>
      </w:r>
      <w:bookmarkEnd w:id="3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The following are the features that the application will perform. This is an overall of an existing system, and as such is a considerable task to undertake. Therefore, and with the deadline in mind, we have decided to 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39" w:name="_1b0k2movnqq5" w:colFirst="0" w:colLast="0"/>
      <w:bookmarkEnd w:id="39"/>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40" w:name="_68uf1b8t8vdh" w:colFirst="0" w:colLast="0"/>
      <w:bookmarkEnd w:id="40"/>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41" w:name="_ih6ci3nvomjo" w:colFirst="0" w:colLast="0"/>
      <w:bookmarkEnd w:id="41"/>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42" w:name="_fru7abwu6jye" w:colFirst="0" w:colLast="0"/>
      <w:bookmarkEnd w:id="42"/>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43" w:name="_hyva34a8yjg" w:colFirst="0" w:colLast="0"/>
      <w:bookmarkEnd w:id="43"/>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44" w:name="_fkm5vxspe6nn" w:colFirst="0" w:colLast="0"/>
      <w:bookmarkEnd w:id="44"/>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45" w:name="_50zsfbb4pr84" w:colFirst="0" w:colLast="0"/>
      <w:bookmarkEnd w:id="45"/>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46" w:name="_a4x2rk5rjn2t" w:colFirst="0" w:colLast="0"/>
      <w:bookmarkEnd w:id="46"/>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47" w:name="_hsj7jnfo0e2e" w:colFirst="0" w:colLast="0"/>
      <w:bookmarkEnd w:id="47"/>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48" w:name="_7cehxxbegj87" w:colFirst="0" w:colLast="0"/>
      <w:bookmarkEnd w:id="48"/>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49" w:name="_l0x0x9ozxgy9" w:colFirst="0" w:colLast="0"/>
      <w:bookmarkEnd w:id="49"/>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50" w:name="_axniero14m5a" w:colFirst="0" w:colLast="0"/>
      <w:bookmarkEnd w:id="50"/>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51" w:name="_e05isg1mafms" w:colFirst="0" w:colLast="0"/>
      <w:bookmarkEnd w:id="51"/>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52" w:name="_tzntg1udeq7w" w:colFirst="0" w:colLast="0"/>
      <w:bookmarkEnd w:id="52"/>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53" w:name="_nbvuq9d3wecc" w:colFirst="0" w:colLast="0"/>
      <w:bookmarkEnd w:id="53"/>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54" w:name="_gicw87vnz5ng" w:colFirst="0" w:colLast="0"/>
      <w:bookmarkEnd w:id="54"/>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55" w:name="_lh0w1si3io6j" w:colFirst="0" w:colLast="0"/>
      <w:bookmarkEnd w:id="55"/>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56" w:name="_6pro111d3cmr" w:colFirst="0" w:colLast="0"/>
      <w:bookmarkEnd w:id="56"/>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57" w:name="_ax3marqyktal" w:colFirst="0" w:colLast="0"/>
      <w:bookmarkEnd w:id="57"/>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58" w:name="_6v61zbcog9n" w:colFirst="0" w:colLast="0"/>
      <w:bookmarkEnd w:id="58"/>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59" w:name="_z7tqdzra4c2s" w:colFirst="0" w:colLast="0"/>
      <w:bookmarkEnd w:id="59"/>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60" w:name="_wnxu8n6xo8gd" w:colFirst="0" w:colLast="0"/>
      <w:bookmarkEnd w:id="60"/>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61" w:name="_4ak3v8pm1qjd" w:colFirst="0" w:colLast="0"/>
      <w:bookmarkEnd w:id="61"/>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62" w:name="_gp0dj4cyy4s5" w:colFirst="0" w:colLast="0"/>
      <w:bookmarkEnd w:id="62"/>
      <w:r w:rsidRPr="00AD0B5A">
        <w:t>By clicking the “Card payment” button, the map shall display the Dublin Bike stations that accept card payment</w:t>
      </w:r>
    </w:p>
    <w:p w14:paraId="65642479" w14:textId="5739CEF5" w:rsidR="00AD0B5A" w:rsidRDefault="00AD0B5A" w:rsidP="00AD0B5A">
      <w:pPr>
        <w:ind w:left="1440"/>
        <w:rPr>
          <w:ins w:id="63" w:author="Microsoft Office User" w:date="2019-04-18T08:02:00Z"/>
          <w:rFonts w:cstheme="minorHAnsi"/>
        </w:rPr>
      </w:pPr>
    </w:p>
    <w:p w14:paraId="5FC58124" w14:textId="77777777" w:rsidR="00504687" w:rsidRPr="00AD0B5A" w:rsidRDefault="00504687" w:rsidP="00AD0B5A">
      <w:pPr>
        <w:ind w:left="1440"/>
        <w:rPr>
          <w:rFonts w:cstheme="minorHAnsi"/>
        </w:rPr>
      </w:pPr>
      <w:bookmarkStart w:id="64" w:name="_GoBack"/>
      <w:bookmarkEnd w:id="64"/>
    </w:p>
    <w:p w14:paraId="4DD82453" w14:textId="3E4C44F3" w:rsidR="00AD0B5A" w:rsidRPr="00AD0B5A" w:rsidRDefault="00AD0B5A" w:rsidP="00C57A55">
      <w:pPr>
        <w:pStyle w:val="ListParagraph"/>
        <w:numPr>
          <w:ilvl w:val="0"/>
          <w:numId w:val="8"/>
        </w:numPr>
      </w:pPr>
      <w:bookmarkStart w:id="65" w:name="_6hngnc49zxok" w:colFirst="0" w:colLast="0"/>
      <w:bookmarkEnd w:id="65"/>
      <w:r w:rsidRPr="00AD0B5A">
        <w:lastRenderedPageBreak/>
        <w:t>Filter map location:</w:t>
      </w:r>
    </w:p>
    <w:p w14:paraId="77F67358" w14:textId="68545E7A" w:rsidR="00AD0B5A" w:rsidRPr="00AD0B5A" w:rsidRDefault="00AD0B5A" w:rsidP="00C57A55">
      <w:pPr>
        <w:pStyle w:val="ListParagraph"/>
        <w:numPr>
          <w:ilvl w:val="0"/>
          <w:numId w:val="12"/>
        </w:numPr>
      </w:pPr>
      <w:bookmarkStart w:id="66" w:name="_avukpfp9xdlc" w:colFirst="0" w:colLast="0"/>
      <w:bookmarkEnd w:id="66"/>
      <w:r w:rsidRPr="00AD0B5A">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67" w:name="_23gepk3qz1v9" w:colFirst="0" w:colLast="0"/>
      <w:bookmarkEnd w:id="67"/>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68" w:name="_i3a2dooubvdm" w:colFirst="0" w:colLast="0"/>
      <w:bookmarkEnd w:id="68"/>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69" w:name="_68tripffjp4o" w:colFirst="0" w:colLast="0"/>
      <w:bookmarkEnd w:id="69"/>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70" w:name="_bmsksx1l56t0" w:colFirst="0" w:colLast="0"/>
      <w:bookmarkEnd w:id="70"/>
      <w:r w:rsidRPr="00AD0B5A">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71" w:name="_7o0gvk6pdfg" w:colFirst="0" w:colLast="0"/>
      <w:bookmarkEnd w:id="71"/>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72" w:name="_bn4s96k8axlu" w:colFirst="0" w:colLast="0"/>
      <w:bookmarkEnd w:id="72"/>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73" w:name="_deatkmel0b5e" w:colFirst="0" w:colLast="0"/>
      <w:bookmarkEnd w:id="73"/>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74" w:name="_Toc6143117"/>
      <w:r>
        <w:rPr>
          <w:sz w:val="24"/>
          <w:szCs w:val="24"/>
          <w:u w:val="single"/>
          <w:lang w:eastAsia="en-GB"/>
        </w:rPr>
        <w:t>Functional Requirements</w:t>
      </w:r>
      <w:bookmarkEnd w:id="7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75" w:name="_zxtz3cy9ju5" w:colFirst="0" w:colLast="0"/>
      <w:bookmarkEnd w:id="75"/>
    </w:p>
    <w:p w14:paraId="0D7F348D" w14:textId="77777777" w:rsidR="001C1FD7" w:rsidRPr="00537FCB" w:rsidRDefault="001C1FD7" w:rsidP="00C57A55">
      <w:pPr>
        <w:pStyle w:val="ListParagraph"/>
        <w:numPr>
          <w:ilvl w:val="0"/>
          <w:numId w:val="6"/>
        </w:numPr>
        <w:rPr>
          <w:b/>
        </w:rPr>
      </w:pPr>
      <w:bookmarkStart w:id="76" w:name="_f8ot13sigr4o" w:colFirst="0" w:colLast="0"/>
      <w:bookmarkEnd w:id="76"/>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lastRenderedPageBreak/>
        <w:t>Onclick, a query will be sent to the RDS and requests all stations that have bikes available</w:t>
      </w:r>
    </w:p>
    <w:p w14:paraId="0539836A" w14:textId="77777777" w:rsidR="001C1FD7" w:rsidRDefault="001C1FD7" w:rsidP="00C57A55">
      <w:pPr>
        <w:numPr>
          <w:ilvl w:val="1"/>
          <w:numId w:val="6"/>
        </w:numPr>
      </w:pPr>
      <w:r>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77" w:name="_7jwk384z2b92" w:colFirst="0" w:colLast="0"/>
      <w:bookmarkEnd w:id="77"/>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78" w:name="_r6ruz4tfpezj" w:colFirst="0" w:colLast="0"/>
      <w:bookmarkEnd w:id="78"/>
    </w:p>
    <w:p w14:paraId="60BF873A" w14:textId="77777777" w:rsidR="001C1FD7" w:rsidRPr="00537FCB" w:rsidRDefault="001C1FD7" w:rsidP="00C57A55">
      <w:pPr>
        <w:pStyle w:val="ListParagraph"/>
        <w:numPr>
          <w:ilvl w:val="0"/>
          <w:numId w:val="6"/>
        </w:numPr>
        <w:rPr>
          <w:b/>
        </w:rPr>
      </w:pPr>
      <w:bookmarkStart w:id="79" w:name="_dpn8g689nk3w" w:colFirst="0" w:colLast="0"/>
      <w:bookmarkEnd w:id="79"/>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80" w:name="_7vjynvii60cj" w:colFirst="0" w:colLast="0"/>
      <w:bookmarkEnd w:id="80"/>
    </w:p>
    <w:p w14:paraId="6D185A9B" w14:textId="77777777" w:rsidR="001C1FD7" w:rsidRPr="00537FCB" w:rsidRDefault="001C1FD7" w:rsidP="00C57A55">
      <w:pPr>
        <w:pStyle w:val="ListParagraph"/>
        <w:numPr>
          <w:ilvl w:val="0"/>
          <w:numId w:val="6"/>
        </w:numPr>
        <w:rPr>
          <w:b/>
        </w:rPr>
      </w:pPr>
      <w:bookmarkStart w:id="81" w:name="_lnedchtjt5ci" w:colFirst="0" w:colLast="0"/>
      <w:bookmarkEnd w:id="81"/>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lastRenderedPageBreak/>
        <w:t xml:space="preserve">Each station that is not within the radius will be highlighted Red </w:t>
      </w:r>
    </w:p>
    <w:p w14:paraId="5102130A" w14:textId="77777777" w:rsidR="001C1FD7" w:rsidRDefault="001C1FD7" w:rsidP="00C57A55">
      <w:pPr>
        <w:numPr>
          <w:ilvl w:val="1"/>
          <w:numId w:val="6"/>
        </w:numPr>
      </w:pPr>
      <w:r>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82" w:name="_rsubrz9wl0kz" w:colFirst="0" w:colLast="0"/>
      <w:bookmarkEnd w:id="82"/>
    </w:p>
    <w:p w14:paraId="0D564BDF" w14:textId="77777777" w:rsidR="001C1FD7" w:rsidRPr="00537FCB" w:rsidRDefault="001C1FD7" w:rsidP="00C57A55">
      <w:pPr>
        <w:pStyle w:val="ListParagraph"/>
        <w:numPr>
          <w:ilvl w:val="0"/>
          <w:numId w:val="6"/>
        </w:numPr>
        <w:rPr>
          <w:b/>
        </w:rPr>
      </w:pPr>
      <w:bookmarkStart w:id="83" w:name="_per51w2s2q9f" w:colFirst="0" w:colLast="0"/>
      <w:bookmarkEnd w:id="83"/>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 xml:space="preserve">Onclick, the field will expand and display Departure </w:t>
      </w:r>
      <w:proofErr w:type="gramStart"/>
      <w:r>
        <w:t>station‘ and</w:t>
      </w:r>
      <w:proofErr w:type="gramEnd"/>
      <w:r>
        <w:t xml:space="preserve">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84" w:name="_Toc6143118"/>
      <w:r>
        <w:rPr>
          <w:sz w:val="24"/>
          <w:szCs w:val="24"/>
          <w:u w:val="single"/>
          <w:lang w:eastAsia="en-GB"/>
        </w:rPr>
        <w:lastRenderedPageBreak/>
        <w:t>Non-Functional Requirements</w:t>
      </w:r>
      <w:bookmarkEnd w:id="8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85" w:name="_Toc6143119"/>
      <w:r>
        <w:rPr>
          <w:sz w:val="24"/>
          <w:szCs w:val="24"/>
          <w:u w:val="single"/>
          <w:lang w:eastAsia="en-GB"/>
        </w:rPr>
        <w:t>Performance Requirements</w:t>
      </w:r>
      <w:bookmarkEnd w:id="85"/>
      <w:r>
        <w:rPr>
          <w:sz w:val="24"/>
          <w:szCs w:val="24"/>
          <w:u w:val="single"/>
          <w:lang w:eastAsia="en-GB"/>
        </w:rPr>
        <w:t xml:space="preserve"> </w:t>
      </w:r>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5224D446"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have the webpage responsive. This has been set to a load time of less than 1 sec. </w:t>
      </w:r>
      <w:r w:rsidR="00EE3378">
        <w:rPr>
          <w:b/>
          <w:lang w:eastAsia="en-GB"/>
        </w:rPr>
        <w:t xml:space="preserve"> </w:t>
      </w:r>
      <w:r w:rsidR="00EE3378">
        <w:rPr>
          <w:lang w:eastAsia="en-GB"/>
        </w:rPr>
        <w:t>We think that this is very important given the type of interaction the user will have with the site</w:t>
      </w:r>
      <w:r w:rsidR="0016087D">
        <w:rPr>
          <w:lang w:eastAsia="en-GB"/>
        </w:rPr>
        <w:t>.</w:t>
      </w:r>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r w:rsidR="0016087D">
        <w:rPr>
          <w:b/>
          <w:lang w:eastAsia="en-GB"/>
        </w:rPr>
        <w:t xml:space="preserve">: </w:t>
      </w:r>
      <w:r w:rsidR="00CD28B9">
        <w:rPr>
          <w:lang w:eastAsia="en-GB"/>
        </w:rPr>
        <w:t xml:space="preserve">The website will be lightweight. The heavy lifting will be done on the server-side. This will include model calculation, database configuration etc. The front-end is only being rendered with static information – this is in line with the python flask convention. </w:t>
      </w:r>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r w:rsidR="0016087D">
        <w:rPr>
          <w:b/>
          <w:lang w:eastAsia="en-GB"/>
        </w:rPr>
        <w:t xml:space="preserve">: </w:t>
      </w:r>
      <w:r w:rsidR="0016087D">
        <w:rPr>
          <w:lang w:eastAsia="en-GB"/>
        </w:rPr>
        <w:t xml:space="preserve">The website will have standard HTTPS when </w:t>
      </w:r>
      <w:proofErr w:type="spellStart"/>
      <w:r w:rsidR="0016087D">
        <w:rPr>
          <w:lang w:eastAsia="en-GB"/>
        </w:rPr>
        <w:t>trasnfering</w:t>
      </w:r>
      <w:proofErr w:type="spellEnd"/>
      <w:r w:rsidR="0016087D">
        <w:rPr>
          <w:lang w:eastAsia="en-GB"/>
        </w:rPr>
        <w:t xml:space="preserve"> data. Best practices will be adhered to when requesting information from the database and returning it to the frontend web page.</w:t>
      </w:r>
    </w:p>
    <w:p w14:paraId="218E05A0" w14:textId="47445EC2" w:rsidR="00C02C1A" w:rsidRDefault="00C02C1A" w:rsidP="00C57A55">
      <w:pPr>
        <w:pStyle w:val="ListParagraph"/>
        <w:numPr>
          <w:ilvl w:val="0"/>
          <w:numId w:val="2"/>
        </w:numPr>
        <w:rPr>
          <w:b/>
          <w:lang w:eastAsia="en-GB"/>
        </w:rPr>
      </w:pPr>
      <w:r>
        <w:rPr>
          <w:b/>
          <w:lang w:eastAsia="en-GB"/>
        </w:rPr>
        <w:t>Accuracy</w:t>
      </w:r>
      <w:r w:rsidR="0016087D">
        <w:rPr>
          <w:b/>
          <w:lang w:eastAsia="en-GB"/>
        </w:rPr>
        <w:t xml:space="preserve">: </w:t>
      </w:r>
      <w:r w:rsidR="0016087D">
        <w:rPr>
          <w:lang w:eastAsia="en-GB"/>
        </w:rPr>
        <w:t xml:space="preserve">We aim to provide current information as up-to-date as can be provided by from the API from the weather and </w:t>
      </w:r>
      <w:proofErr w:type="spellStart"/>
      <w:r w:rsidR="0016087D">
        <w:rPr>
          <w:lang w:eastAsia="en-GB"/>
        </w:rPr>
        <w:t>dublinbikes</w:t>
      </w:r>
      <w:proofErr w:type="spellEnd"/>
      <w:r w:rsidR="0016087D">
        <w:rPr>
          <w:lang w:eastAsia="en-GB"/>
        </w:rPr>
        <w:t>. Our prediction model has been built so as to provide accuracy. However, we are cognitive of the fact that this will improve with time.</w:t>
      </w:r>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86" w:name="_Toc6143120"/>
      <w:r>
        <w:rPr>
          <w:sz w:val="24"/>
          <w:szCs w:val="24"/>
          <w:u w:val="single"/>
          <w:lang w:eastAsia="en-GB"/>
        </w:rPr>
        <w:t>Domain Requirements</w:t>
      </w:r>
      <w:bookmarkEnd w:id="8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lastRenderedPageBreak/>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3A96DFE7" w:rsidR="006800CE" w:rsidRPr="006800CE" w:rsidRDefault="006800CE" w:rsidP="006800CE">
      <w:pPr>
        <w:pStyle w:val="Heading2"/>
        <w:rPr>
          <w:sz w:val="24"/>
          <w:szCs w:val="24"/>
          <w:u w:val="single"/>
          <w:lang w:eastAsia="en-GB"/>
        </w:rPr>
      </w:pPr>
      <w:bookmarkStart w:id="87" w:name="_Toc6143121"/>
      <w:r>
        <w:rPr>
          <w:sz w:val="24"/>
          <w:szCs w:val="24"/>
          <w:u w:val="single"/>
          <w:lang w:eastAsia="en-GB"/>
        </w:rPr>
        <w:t>Design Requirements</w:t>
      </w:r>
      <w:bookmarkEnd w:id="87"/>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sidR="005E451B">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7F3D63AB" w:rsidR="002C57F4" w:rsidRDefault="00FF04A6" w:rsidP="00C57A55">
      <w:pPr>
        <w:pStyle w:val="ListParagraph"/>
        <w:numPr>
          <w:ilvl w:val="1"/>
          <w:numId w:val="4"/>
        </w:numPr>
        <w:rPr>
          <w:lang w:eastAsia="en-GB"/>
        </w:rPr>
      </w:pPr>
      <w:r>
        <w:rPr>
          <w:lang w:eastAsia="en-GB"/>
        </w:rPr>
        <w:t>The</w:t>
      </w:r>
      <w:r w:rsidR="0066569D">
        <w:rPr>
          <w:lang w:eastAsia="en-GB"/>
        </w:rPr>
        <w:t xml:space="preserve"> </w:t>
      </w:r>
      <w:r w:rsidR="0066569D" w:rsidRPr="00E50AA6">
        <w:rPr>
          <w:color w:val="000000" w:themeColor="text1"/>
          <w:lang w:eastAsia="en-GB"/>
        </w:rPr>
        <w:t>application</w:t>
      </w:r>
      <w:r w:rsidRPr="00E50AA6">
        <w:rPr>
          <w:color w:val="000000" w:themeColor="text1"/>
          <w:lang w:eastAsia="en-GB"/>
        </w:rPr>
        <w:t xml:space="preserve"> </w:t>
      </w:r>
      <w:r>
        <w:rPr>
          <w:lang w:eastAsia="en-GB"/>
        </w:rPr>
        <w:t>should adhere to best practiced standards to accommodate those with a disability (WCAG, DDA</w:t>
      </w:r>
      <w:r w:rsidR="001602B6">
        <w:rPr>
          <w:lang w:eastAsia="en-GB"/>
        </w:rPr>
        <w:t>)</w:t>
      </w:r>
    </w:p>
    <w:p w14:paraId="43FA72E4" w14:textId="6B4D0E24" w:rsidR="005E451B" w:rsidRPr="002B2AF4" w:rsidRDefault="00044A9C" w:rsidP="005E451B">
      <w:pPr>
        <w:pStyle w:val="ListParagraph"/>
        <w:numPr>
          <w:ilvl w:val="0"/>
          <w:numId w:val="4"/>
        </w:numPr>
        <w:rPr>
          <w:b/>
          <w:lang w:eastAsia="en-GB"/>
        </w:rPr>
      </w:pPr>
      <w:r w:rsidRPr="002B2AF4">
        <w:rPr>
          <w:b/>
          <w:lang w:eastAsia="en-GB"/>
        </w:rPr>
        <w:t>Prediction:</w:t>
      </w:r>
    </w:p>
    <w:p w14:paraId="2ABED6CC" w14:textId="53ED8D5C" w:rsidR="00044A9C" w:rsidRDefault="00044A9C" w:rsidP="00044A9C">
      <w:pPr>
        <w:pStyle w:val="ListParagraph"/>
        <w:numPr>
          <w:ilvl w:val="1"/>
          <w:numId w:val="4"/>
        </w:numPr>
        <w:rPr>
          <w:lang w:eastAsia="en-GB"/>
        </w:rPr>
      </w:pPr>
      <w:r>
        <w:rPr>
          <w:lang w:eastAsia="en-GB"/>
        </w:rPr>
        <w:t xml:space="preserve">Due to our API, predictions will only be allowed to be made 5 days in advance. This is because the </w:t>
      </w:r>
      <w:r w:rsidR="00E50AA6">
        <w:rPr>
          <w:lang w:eastAsia="en-GB"/>
        </w:rPr>
        <w:t>predication</w:t>
      </w:r>
      <w:r>
        <w:rPr>
          <w:lang w:eastAsia="en-GB"/>
        </w:rPr>
        <w:t xml:space="preserve"> model uses weather and we can only access +5 </w:t>
      </w:r>
      <w:r w:rsidR="006D58AB">
        <w:rPr>
          <w:lang w:eastAsia="en-GB"/>
        </w:rPr>
        <w:t>days’ worth</w:t>
      </w:r>
      <w:r>
        <w:rPr>
          <w:lang w:eastAsia="en-GB"/>
        </w:rPr>
        <w:t xml:space="preserve"> of weather.</w:t>
      </w:r>
    </w:p>
    <w:p w14:paraId="06246063" w14:textId="76432CCB" w:rsidR="00044A9C" w:rsidRDefault="00044A9C" w:rsidP="00044A9C">
      <w:pPr>
        <w:pStyle w:val="ListParagraph"/>
        <w:numPr>
          <w:ilvl w:val="1"/>
          <w:numId w:val="4"/>
        </w:numPr>
        <w:rPr>
          <w:lang w:eastAsia="en-GB"/>
        </w:rPr>
      </w:pPr>
      <w:r>
        <w:rPr>
          <w:lang w:eastAsia="en-GB"/>
        </w:rPr>
        <w:t xml:space="preserve">If the user attempts to try and see beyond 5 days, they will be prevented. </w:t>
      </w:r>
    </w:p>
    <w:p w14:paraId="5F849939" w14:textId="6F72A929" w:rsidR="00044A9C" w:rsidRDefault="00044A9C" w:rsidP="00044A9C">
      <w:pPr>
        <w:pStyle w:val="ListParagraph"/>
        <w:numPr>
          <w:ilvl w:val="0"/>
          <w:numId w:val="4"/>
        </w:numPr>
        <w:rPr>
          <w:lang w:eastAsia="en-GB"/>
        </w:rPr>
      </w:pPr>
      <w:r w:rsidRPr="002B2AF4">
        <w:rPr>
          <w:b/>
          <w:lang w:eastAsia="en-GB"/>
        </w:rPr>
        <w:t>Minimal</w:t>
      </w:r>
      <w:r>
        <w:rPr>
          <w:lang w:eastAsia="en-GB"/>
        </w:rPr>
        <w:t xml:space="preserve">: </w:t>
      </w:r>
    </w:p>
    <w:p w14:paraId="1CD06FE0" w14:textId="637A5D1A" w:rsidR="00044A9C" w:rsidRDefault="00044A9C" w:rsidP="00044A9C">
      <w:pPr>
        <w:pStyle w:val="ListParagraph"/>
        <w:numPr>
          <w:ilvl w:val="1"/>
          <w:numId w:val="4"/>
        </w:numPr>
        <w:rPr>
          <w:lang w:eastAsia="en-GB"/>
        </w:rPr>
      </w:pPr>
      <w:r>
        <w:rPr>
          <w:lang w:eastAsia="en-GB"/>
        </w:rPr>
        <w:t xml:space="preserve">Our users will often be in a rush to check the current state of the stands. </w:t>
      </w:r>
    </w:p>
    <w:p w14:paraId="6852A9B3" w14:textId="6EA65374" w:rsidR="00044A9C" w:rsidRDefault="00044A9C" w:rsidP="00044A9C">
      <w:pPr>
        <w:pStyle w:val="ListParagraph"/>
        <w:numPr>
          <w:ilvl w:val="1"/>
          <w:numId w:val="4"/>
        </w:numPr>
        <w:rPr>
          <w:lang w:eastAsia="en-GB"/>
        </w:rPr>
      </w:pPr>
      <w:r>
        <w:rPr>
          <w:lang w:eastAsia="en-GB"/>
        </w:rPr>
        <w:t xml:space="preserve">For this reason, we have designed the website so the user can make a request in one click. </w:t>
      </w:r>
    </w:p>
    <w:p w14:paraId="42799056" w14:textId="579FD397" w:rsidR="00044A9C" w:rsidRDefault="00044A9C" w:rsidP="00044A9C">
      <w:pPr>
        <w:pStyle w:val="ListParagraph"/>
        <w:numPr>
          <w:ilvl w:val="1"/>
          <w:numId w:val="4"/>
        </w:numPr>
        <w:rPr>
          <w:lang w:eastAsia="en-GB"/>
        </w:rPr>
      </w:pPr>
      <w:r>
        <w:rPr>
          <w:lang w:eastAsia="en-GB"/>
        </w:rPr>
        <w:t xml:space="preserve">We went for the ‘less than 4’ methodology - everything can be down in 4 clicks or less. </w:t>
      </w:r>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88" w:name="_Toc6143122"/>
      <w:r>
        <w:rPr>
          <w:rFonts w:cstheme="majorHAnsi"/>
          <w:b/>
          <w:sz w:val="28"/>
          <w:szCs w:val="28"/>
          <w:lang w:eastAsia="en-GB"/>
        </w:rPr>
        <w:t>Change Management Process</w:t>
      </w:r>
      <w:bookmarkEnd w:id="88"/>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3708E7EA" w:rsidR="002C57F4" w:rsidRDefault="002C57F4" w:rsidP="00C112C2">
      <w:pPr>
        <w:rPr>
          <w:lang w:eastAsia="en-GB"/>
        </w:rPr>
      </w:pPr>
    </w:p>
    <w:p w14:paraId="6BB5CBA7" w14:textId="3852C918" w:rsidR="005B7AB9" w:rsidRDefault="005B7AB9" w:rsidP="00C112C2">
      <w:pPr>
        <w:rPr>
          <w:lang w:eastAsia="en-GB"/>
        </w:rPr>
      </w:pPr>
    </w:p>
    <w:p w14:paraId="5AF96845" w14:textId="2D221501" w:rsidR="005B7AB9" w:rsidRDefault="005B7AB9" w:rsidP="00C112C2">
      <w:pPr>
        <w:rPr>
          <w:lang w:eastAsia="en-GB"/>
        </w:rPr>
      </w:pPr>
    </w:p>
    <w:p w14:paraId="0F8C9D76" w14:textId="20816008" w:rsidR="005B7AB9" w:rsidRDefault="005B7AB9" w:rsidP="00C112C2">
      <w:pPr>
        <w:rPr>
          <w:lang w:eastAsia="en-GB"/>
        </w:rPr>
      </w:pPr>
    </w:p>
    <w:p w14:paraId="1E4DD42C" w14:textId="2AD1577B" w:rsidR="005B7AB9" w:rsidRDefault="005B7AB9" w:rsidP="00C112C2">
      <w:pPr>
        <w:rPr>
          <w:lang w:eastAsia="en-GB"/>
        </w:rPr>
      </w:pPr>
    </w:p>
    <w:p w14:paraId="3C15C5B4" w14:textId="77777777" w:rsidR="005B7AB9" w:rsidRDefault="005B7AB9"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89" w:name="_Toc6143123"/>
      <w:r>
        <w:rPr>
          <w:b/>
          <w:sz w:val="28"/>
          <w:szCs w:val="28"/>
        </w:rPr>
        <w:t>Approval</w:t>
      </w:r>
      <w:bookmarkEnd w:id="89"/>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r>
      <w:proofErr w:type="spellStart"/>
      <w:r>
        <w:rPr>
          <w:b/>
        </w:rPr>
        <w:t>Title</w:t>
      </w:r>
      <w:proofErr w:type="spellEnd"/>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90" w:name="_Toc6143124"/>
      <w:r>
        <w:rPr>
          <w:rFonts w:cstheme="majorHAnsi"/>
          <w:b/>
          <w:sz w:val="28"/>
          <w:szCs w:val="28"/>
          <w:lang w:eastAsia="en-GB"/>
        </w:rPr>
        <w:t>Appendix</w:t>
      </w:r>
      <w:bookmarkEnd w:id="90"/>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4">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Bool(</w:t>
            </w:r>
            <w:proofErr w:type="gramEnd"/>
            <w:r>
              <w:rPr>
                <w:rFonts w:ascii="Times New Roman" w:eastAsia="Times New Roman" w:hAnsi="Times New Roman" w:cs="Times New Roman"/>
                <w:color w:val="000000"/>
                <w:sz w:val="22"/>
                <w:szCs w:val="22"/>
              </w:rPr>
              <w:t>)</w:t>
            </w:r>
          </w:p>
        </w:tc>
      </w:tr>
    </w:tbl>
    <w:p w14:paraId="05AE7074" w14:textId="77777777" w:rsidR="00537FCB" w:rsidRDefault="00537FCB" w:rsidP="00881058">
      <w:pPr>
        <w:rPr>
          <w:b/>
          <w:color w:val="000000" w:themeColor="text1"/>
          <w:lang w:eastAsia="en-GB"/>
        </w:rPr>
      </w:pPr>
    </w:p>
    <w:p w14:paraId="7E6F9BC8" w14:textId="1AB84B9C" w:rsidR="00397613" w:rsidRDefault="00397613" w:rsidP="00881058">
      <w:pPr>
        <w:rPr>
          <w:b/>
          <w:color w:val="000000" w:themeColor="text1"/>
          <w:lang w:eastAsia="en-GB"/>
        </w:rPr>
      </w:pPr>
    </w:p>
    <w:p w14:paraId="1B2A828A" w14:textId="3E6138F6" w:rsidR="006D58AB" w:rsidRDefault="00397613" w:rsidP="00881058">
      <w:pPr>
        <w:rPr>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p>
    <w:p w14:paraId="22D015A2" w14:textId="77777777" w:rsidR="006D58AB" w:rsidRDefault="006D58AB" w:rsidP="00881058">
      <w:pPr>
        <w:rPr>
          <w:color w:val="000000" w:themeColor="text1"/>
          <w:lang w:eastAsia="en-GB"/>
        </w:rPr>
      </w:pPr>
    </w:p>
    <w:p w14:paraId="2B394E34" w14:textId="48DEB4EF" w:rsidR="00397613" w:rsidRPr="00C02C1A" w:rsidRDefault="006D58AB" w:rsidP="00881058">
      <w:pPr>
        <w:rPr>
          <w:b/>
          <w:color w:val="000000" w:themeColor="text1"/>
          <w:lang w:eastAsia="en-GB"/>
        </w:rPr>
      </w:pPr>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5">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p>
    <w:sectPr w:rsidR="00397613" w:rsidRPr="00C02C1A" w:rsidSect="00F91DDE">
      <w:footerReference w:type="even" r:id="rId16"/>
      <w:footerReference w:type="default" r:id="rId17"/>
      <w:footerReference w:type="first" r:id="rId18"/>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D6608" w14:textId="77777777" w:rsidR="00A83954" w:rsidRDefault="00A83954" w:rsidP="00150D6B">
      <w:r>
        <w:separator/>
      </w:r>
    </w:p>
  </w:endnote>
  <w:endnote w:type="continuationSeparator" w:id="0">
    <w:p w14:paraId="4E09EC50" w14:textId="77777777" w:rsidR="00A83954" w:rsidRDefault="00A83954"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E50AA6" w:rsidRDefault="00E50AA6"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E50AA6" w:rsidRDefault="00E50AA6"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E50AA6" w:rsidRDefault="00E50AA6"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E50AA6" w:rsidRDefault="00E50AA6"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C5D23" w14:textId="77777777" w:rsidR="00A83954" w:rsidRDefault="00A83954" w:rsidP="00150D6B">
      <w:r>
        <w:separator/>
      </w:r>
    </w:p>
  </w:footnote>
  <w:footnote w:type="continuationSeparator" w:id="0">
    <w:p w14:paraId="77EEF339" w14:textId="77777777" w:rsidR="00A83954" w:rsidRDefault="00A83954"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B3F"/>
    <w:multiLevelType w:val="hybridMultilevel"/>
    <w:tmpl w:val="46EA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100"/>
    <w:multiLevelType w:val="multilevel"/>
    <w:tmpl w:val="2AA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6"/>
  </w:num>
  <w:num w:numId="3">
    <w:abstractNumId w:val="24"/>
  </w:num>
  <w:num w:numId="4">
    <w:abstractNumId w:val="22"/>
  </w:num>
  <w:num w:numId="5">
    <w:abstractNumId w:val="3"/>
  </w:num>
  <w:num w:numId="6">
    <w:abstractNumId w:val="25"/>
  </w:num>
  <w:num w:numId="7">
    <w:abstractNumId w:val="16"/>
  </w:num>
  <w:num w:numId="8">
    <w:abstractNumId w:val="4"/>
  </w:num>
  <w:num w:numId="9">
    <w:abstractNumId w:val="12"/>
  </w:num>
  <w:num w:numId="10">
    <w:abstractNumId w:val="23"/>
  </w:num>
  <w:num w:numId="11">
    <w:abstractNumId w:val="21"/>
  </w:num>
  <w:num w:numId="12">
    <w:abstractNumId w:val="20"/>
  </w:num>
  <w:num w:numId="13">
    <w:abstractNumId w:val="26"/>
  </w:num>
  <w:num w:numId="14">
    <w:abstractNumId w:val="5"/>
  </w:num>
  <w:num w:numId="15">
    <w:abstractNumId w:val="9"/>
  </w:num>
  <w:num w:numId="16">
    <w:abstractNumId w:val="15"/>
  </w:num>
  <w:num w:numId="17">
    <w:abstractNumId w:val="10"/>
  </w:num>
  <w:num w:numId="18">
    <w:abstractNumId w:val="17"/>
  </w:num>
  <w:num w:numId="19">
    <w:abstractNumId w:val="27"/>
  </w:num>
  <w:num w:numId="20">
    <w:abstractNumId w:val="11"/>
  </w:num>
  <w:num w:numId="21">
    <w:abstractNumId w:val="19"/>
  </w:num>
  <w:num w:numId="22">
    <w:abstractNumId w:val="14"/>
  </w:num>
  <w:num w:numId="23">
    <w:abstractNumId w:val="7"/>
  </w:num>
  <w:num w:numId="24">
    <w:abstractNumId w:val="13"/>
  </w:num>
  <w:num w:numId="25">
    <w:abstractNumId w:val="2"/>
  </w:num>
  <w:num w:numId="26">
    <w:abstractNumId w:val="8"/>
  </w:num>
  <w:num w:numId="27">
    <w:abstractNumId w:val="0"/>
  </w:num>
  <w:num w:numId="28">
    <w:abstractNumId w:val="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343FD"/>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40D"/>
    <w:rsid w:val="0023251D"/>
    <w:rsid w:val="00244A8F"/>
    <w:rsid w:val="00260F11"/>
    <w:rsid w:val="00261043"/>
    <w:rsid w:val="002B2AF4"/>
    <w:rsid w:val="002B3C60"/>
    <w:rsid w:val="002B5452"/>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D3B8F"/>
    <w:rsid w:val="003D4098"/>
    <w:rsid w:val="003F1E22"/>
    <w:rsid w:val="003F2A7D"/>
    <w:rsid w:val="003F458A"/>
    <w:rsid w:val="003F4CBE"/>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4687"/>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AB9"/>
    <w:rsid w:val="005B7E55"/>
    <w:rsid w:val="005C63AC"/>
    <w:rsid w:val="005D0B9A"/>
    <w:rsid w:val="005E451B"/>
    <w:rsid w:val="005E5368"/>
    <w:rsid w:val="00611D23"/>
    <w:rsid w:val="00623A81"/>
    <w:rsid w:val="006508F4"/>
    <w:rsid w:val="0065561A"/>
    <w:rsid w:val="006572E4"/>
    <w:rsid w:val="00664478"/>
    <w:rsid w:val="0066569D"/>
    <w:rsid w:val="006666F9"/>
    <w:rsid w:val="00666C3A"/>
    <w:rsid w:val="006704FD"/>
    <w:rsid w:val="00670DC3"/>
    <w:rsid w:val="006800CE"/>
    <w:rsid w:val="00684204"/>
    <w:rsid w:val="00693FFD"/>
    <w:rsid w:val="006A16A2"/>
    <w:rsid w:val="006A7347"/>
    <w:rsid w:val="006B16E0"/>
    <w:rsid w:val="006B4037"/>
    <w:rsid w:val="006C0545"/>
    <w:rsid w:val="006D58AB"/>
    <w:rsid w:val="006D7E6D"/>
    <w:rsid w:val="006E2F6F"/>
    <w:rsid w:val="006E6393"/>
    <w:rsid w:val="006E6479"/>
    <w:rsid w:val="00700614"/>
    <w:rsid w:val="00706E22"/>
    <w:rsid w:val="007071C7"/>
    <w:rsid w:val="0070755A"/>
    <w:rsid w:val="00711911"/>
    <w:rsid w:val="00713BAC"/>
    <w:rsid w:val="00725C7C"/>
    <w:rsid w:val="007261C6"/>
    <w:rsid w:val="00736F75"/>
    <w:rsid w:val="00737B30"/>
    <w:rsid w:val="007425E9"/>
    <w:rsid w:val="00744A33"/>
    <w:rsid w:val="00751CC1"/>
    <w:rsid w:val="0076056E"/>
    <w:rsid w:val="0076060E"/>
    <w:rsid w:val="007625CC"/>
    <w:rsid w:val="007627B5"/>
    <w:rsid w:val="00764A72"/>
    <w:rsid w:val="007713BA"/>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118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E7659"/>
    <w:rsid w:val="008F7A68"/>
    <w:rsid w:val="00900353"/>
    <w:rsid w:val="00900D86"/>
    <w:rsid w:val="009052B1"/>
    <w:rsid w:val="00913368"/>
    <w:rsid w:val="00923069"/>
    <w:rsid w:val="00931996"/>
    <w:rsid w:val="00955318"/>
    <w:rsid w:val="0096697F"/>
    <w:rsid w:val="00970CE3"/>
    <w:rsid w:val="00972DF6"/>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29ED"/>
    <w:rsid w:val="00A73767"/>
    <w:rsid w:val="00A75315"/>
    <w:rsid w:val="00A83954"/>
    <w:rsid w:val="00A868EB"/>
    <w:rsid w:val="00A87343"/>
    <w:rsid w:val="00AA016C"/>
    <w:rsid w:val="00AA4367"/>
    <w:rsid w:val="00AA5D0C"/>
    <w:rsid w:val="00AB465A"/>
    <w:rsid w:val="00AC26BA"/>
    <w:rsid w:val="00AC6AB8"/>
    <w:rsid w:val="00AD0B5A"/>
    <w:rsid w:val="00AD295C"/>
    <w:rsid w:val="00AD3439"/>
    <w:rsid w:val="00AF6459"/>
    <w:rsid w:val="00B109F2"/>
    <w:rsid w:val="00B11408"/>
    <w:rsid w:val="00B1184F"/>
    <w:rsid w:val="00B165B7"/>
    <w:rsid w:val="00B24252"/>
    <w:rsid w:val="00B249CD"/>
    <w:rsid w:val="00B2555F"/>
    <w:rsid w:val="00B27A6C"/>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B6EFA"/>
    <w:rsid w:val="00DC69F3"/>
    <w:rsid w:val="00DD681A"/>
    <w:rsid w:val="00DE539A"/>
    <w:rsid w:val="00DE6AE5"/>
    <w:rsid w:val="00E03E54"/>
    <w:rsid w:val="00E118BA"/>
    <w:rsid w:val="00E12352"/>
    <w:rsid w:val="00E1236B"/>
    <w:rsid w:val="00E12F8E"/>
    <w:rsid w:val="00E147F2"/>
    <w:rsid w:val="00E21F5A"/>
    <w:rsid w:val="00E347E4"/>
    <w:rsid w:val="00E3764F"/>
    <w:rsid w:val="00E403DB"/>
    <w:rsid w:val="00E50AA6"/>
    <w:rsid w:val="00E63734"/>
    <w:rsid w:val="00E63C8C"/>
    <w:rsid w:val="00E64F56"/>
    <w:rsid w:val="00E66C7B"/>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40A1"/>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7731">
      <w:bodyDiv w:val="1"/>
      <w:marLeft w:val="0"/>
      <w:marRight w:val="0"/>
      <w:marTop w:val="0"/>
      <w:marBottom w:val="0"/>
      <w:divBdr>
        <w:top w:val="none" w:sz="0" w:space="0" w:color="auto"/>
        <w:left w:val="none" w:sz="0" w:space="0" w:color="auto"/>
        <w:bottom w:val="none" w:sz="0" w:space="0" w:color="auto"/>
        <w:right w:val="none" w:sz="0" w:space="0" w:color="auto"/>
      </w:divBdr>
      <w:divsChild>
        <w:div w:id="379283724">
          <w:marLeft w:val="0"/>
          <w:marRight w:val="0"/>
          <w:marTop w:val="0"/>
          <w:marBottom w:val="0"/>
          <w:divBdr>
            <w:top w:val="none" w:sz="0" w:space="0" w:color="auto"/>
            <w:left w:val="none" w:sz="0" w:space="0" w:color="auto"/>
            <w:bottom w:val="none" w:sz="0" w:space="0" w:color="auto"/>
            <w:right w:val="none" w:sz="0" w:space="0" w:color="auto"/>
          </w:divBdr>
          <w:divsChild>
            <w:div w:id="1961720521">
              <w:marLeft w:val="0"/>
              <w:marRight w:val="0"/>
              <w:marTop w:val="0"/>
              <w:marBottom w:val="0"/>
              <w:divBdr>
                <w:top w:val="none" w:sz="0" w:space="0" w:color="auto"/>
                <w:left w:val="none" w:sz="0" w:space="0" w:color="auto"/>
                <w:bottom w:val="none" w:sz="0" w:space="0" w:color="auto"/>
                <w:right w:val="none" w:sz="0" w:space="0" w:color="auto"/>
              </w:divBdr>
              <w:divsChild>
                <w:div w:id="8745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FDB4A06-89D0-CE46-A56F-9E15A164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4286</Words>
  <Characters>24436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3</cp:revision>
  <cp:lastPrinted>2019-02-15T17:33:00Z</cp:lastPrinted>
  <dcterms:created xsi:type="dcterms:W3CDTF">2019-04-16T17:44:00Z</dcterms:created>
  <dcterms:modified xsi:type="dcterms:W3CDTF">2019-04-18T07:02:00Z</dcterms:modified>
</cp:coreProperties>
</file>