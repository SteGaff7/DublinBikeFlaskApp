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96382010" w:displacedByCustomXml="next"/>
    <w:bookmarkStart w:id="1" w:name="_Toc496384190" w:displacedByCustomXml="next"/>
    <w:sdt>
      <w:sdtPr>
        <w:id w:val="1485894009"/>
        <w:docPartObj>
          <w:docPartGallery w:val="Cover Pages"/>
          <w:docPartUnique/>
        </w:docPartObj>
      </w:sdtPr>
      <w:sdtEndPr>
        <w:rPr>
          <w:rFonts w:ascii="Times New Roman" w:hAnsi="Times New Roman" w:cs="Times New Roman"/>
          <w:sz w:val="22"/>
          <w:szCs w:val="22"/>
          <w:lang w:eastAsia="en-GB"/>
        </w:rPr>
      </w:sdtEndPr>
      <w:sdtContent>
        <w:p w14:paraId="147ABB90" w14:textId="571678CA" w:rsidR="00350672" w:rsidRDefault="00003376">
          <w:r w:rsidRPr="00BD13C0">
            <w:rPr>
              <w:noProof/>
              <w:lang w:val="en-US"/>
            </w:rPr>
            <w:drawing>
              <wp:anchor distT="0" distB="0" distL="114300" distR="114300" simplePos="0" relativeHeight="251665408" behindDoc="0" locked="0" layoutInCell="1" allowOverlap="1" wp14:anchorId="301F8A5A" wp14:editId="3ACAA461">
                <wp:simplePos x="0" y="0"/>
                <wp:positionH relativeFrom="page">
                  <wp:posOffset>2910980</wp:posOffset>
                </wp:positionH>
                <wp:positionV relativeFrom="paragraph">
                  <wp:posOffset>0</wp:posOffset>
                </wp:positionV>
                <wp:extent cx="1859915" cy="1859915"/>
                <wp:effectExtent l="0" t="0" r="0" b="0"/>
                <wp:wrapTight wrapText="bothSides">
                  <wp:wrapPolygon edited="0">
                    <wp:start x="13422" y="0"/>
                    <wp:lineTo x="11209" y="147"/>
                    <wp:lineTo x="4130" y="1917"/>
                    <wp:lineTo x="3245" y="2802"/>
                    <wp:lineTo x="3097" y="14159"/>
                    <wp:lineTo x="3835" y="16519"/>
                    <wp:lineTo x="5457" y="19174"/>
                    <wp:lineTo x="9144" y="21239"/>
                    <wp:lineTo x="10029" y="21386"/>
                    <wp:lineTo x="11504" y="21386"/>
                    <wp:lineTo x="12389" y="21239"/>
                    <wp:lineTo x="15929" y="19174"/>
                    <wp:lineTo x="17551" y="16519"/>
                    <wp:lineTo x="18289" y="14159"/>
                    <wp:lineTo x="18289" y="0"/>
                    <wp:lineTo x="13422"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9915" cy="1859915"/>
                        </a:xfrm>
                        <a:prstGeom prst="rect">
                          <a:avLst/>
                        </a:prstGeom>
                      </pic:spPr>
                    </pic:pic>
                  </a:graphicData>
                </a:graphic>
                <wp14:sizeRelH relativeFrom="margin">
                  <wp14:pctWidth>0</wp14:pctWidth>
                </wp14:sizeRelH>
                <wp14:sizeRelV relativeFrom="margin">
                  <wp14:pctHeight>0</wp14:pctHeight>
                </wp14:sizeRelV>
              </wp:anchor>
            </w:drawing>
          </w:r>
          <w:r w:rsidR="00132B34">
            <w:rPr>
              <w:noProof/>
              <w:lang w:val="en-US"/>
            </w:rPr>
            <mc:AlternateContent>
              <mc:Choice Requires="wps">
                <w:drawing>
                  <wp:anchor distT="0" distB="0" distL="114300" distR="114300" simplePos="0" relativeHeight="251660288" behindDoc="1" locked="0" layoutInCell="1" allowOverlap="1" wp14:anchorId="5638061D" wp14:editId="6A428C56">
                    <wp:simplePos x="0" y="0"/>
                    <wp:positionH relativeFrom="page">
                      <wp:posOffset>754911</wp:posOffset>
                    </wp:positionH>
                    <wp:positionV relativeFrom="page">
                      <wp:posOffset>345440</wp:posOffset>
                    </wp:positionV>
                    <wp:extent cx="20423" cy="9728436"/>
                    <wp:effectExtent l="0" t="0" r="30480" b="25400"/>
                    <wp:wrapNone/>
                    <wp:docPr id="37" name="Straight Connector 37"/>
                    <wp:cNvGraphicFramePr/>
                    <a:graphic xmlns:a="http://schemas.openxmlformats.org/drawingml/2006/main">
                      <a:graphicData uri="http://schemas.microsoft.com/office/word/2010/wordprocessingShape">
                        <wps:wsp>
                          <wps:cNvCnPr/>
                          <wps:spPr>
                            <a:xfrm flipH="1">
                              <a:off x="0" y="0"/>
                              <a:ext cx="20423" cy="9728436"/>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8F88AAA" id="Straight Connector 37" o:spid="_x0000_s1026" style="position:absolute;flip:x;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 from="59.45pt,27.2pt" to="61.05pt,79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" strokecolor="#2f5496 [2404]" strokeweight="2.25pt">
                    <v:stroke joinstyle="miter"/>
                    <w10:wrap anchorx="page" anchory="page"/>
                  </v:line>
                </w:pict>
              </mc:Fallback>
            </mc:AlternateContent>
          </w:r>
        </w:p>
        <w:tbl>
          <w:tblPr>
            <w:tblStyle w:val="TableGrid"/>
            <w:tblpPr w:leftFromText="181" w:rightFromText="181" w:vertAnchor="text" w:horzAnchor="page" w:tblpX="2421" w:tblpY="9389"/>
            <w:tblW w:w="7046" w:type="dxa"/>
            <w:tblLook w:val="04A0" w:firstRow="1" w:lastRow="0" w:firstColumn="1" w:lastColumn="0" w:noHBand="0" w:noVBand="1"/>
          </w:tblPr>
          <w:tblGrid>
            <w:gridCol w:w="3523"/>
            <w:gridCol w:w="3523"/>
          </w:tblGrid>
          <w:tr w:rsidR="00EE3378" w14:paraId="7D31B431" w14:textId="77777777" w:rsidTr="00EE3378">
            <w:trPr>
              <w:trHeight w:val="482"/>
            </w:trPr>
            <w:tc>
              <w:tcPr>
                <w:tcW w:w="3523" w:type="dxa"/>
                <w:shd w:val="clear" w:color="auto" w:fill="D9E2F3" w:themeFill="accent1" w:themeFillTint="33"/>
                <w:vAlign w:val="center"/>
              </w:tcPr>
              <w:p w14:paraId="428D6C3F" w14:textId="77777777" w:rsidR="00EE3378" w:rsidRPr="00132B34" w:rsidRDefault="00EE3378" w:rsidP="00EE3378">
                <w:pPr>
                  <w:jc w:val="center"/>
                  <w:rPr>
                    <w:rFonts w:asciiTheme="majorHAnsi" w:eastAsiaTheme="majorEastAsia" w:hAnsiTheme="majorHAnsi" w:cs="Times New Roman"/>
                    <w:b/>
                    <w:color w:val="000000" w:themeColor="text1"/>
                    <w:sz w:val="30"/>
                    <w:szCs w:val="30"/>
                    <w:lang w:eastAsia="en-GB"/>
                  </w:rPr>
                </w:pPr>
                <w:r w:rsidRPr="00132B34">
                  <w:rPr>
                    <w:rFonts w:asciiTheme="majorHAnsi" w:eastAsiaTheme="majorEastAsia" w:hAnsiTheme="majorHAnsi" w:cs="Times New Roman"/>
                    <w:b/>
                    <w:color w:val="000000" w:themeColor="text1"/>
                    <w:sz w:val="30"/>
                    <w:szCs w:val="30"/>
                    <w:lang w:eastAsia="en-GB"/>
                  </w:rPr>
                  <w:t>Name</w:t>
                </w:r>
              </w:p>
            </w:tc>
            <w:tc>
              <w:tcPr>
                <w:tcW w:w="3523" w:type="dxa"/>
                <w:shd w:val="clear" w:color="auto" w:fill="D9E2F3" w:themeFill="accent1" w:themeFillTint="33"/>
                <w:vAlign w:val="center"/>
              </w:tcPr>
              <w:p w14:paraId="467E7A96" w14:textId="77777777" w:rsidR="00EE3378" w:rsidRPr="00132B34" w:rsidRDefault="00EE3378" w:rsidP="00EE3378">
                <w:pPr>
                  <w:jc w:val="center"/>
                  <w:rPr>
                    <w:rFonts w:asciiTheme="majorHAnsi" w:eastAsiaTheme="majorEastAsia" w:hAnsiTheme="majorHAnsi" w:cs="Times New Roman"/>
                    <w:b/>
                    <w:color w:val="000000" w:themeColor="text1"/>
                    <w:sz w:val="30"/>
                    <w:szCs w:val="30"/>
                    <w:lang w:eastAsia="en-GB"/>
                  </w:rPr>
                </w:pPr>
                <w:r w:rsidRPr="00132B34">
                  <w:rPr>
                    <w:rFonts w:asciiTheme="majorHAnsi" w:eastAsiaTheme="majorEastAsia" w:hAnsiTheme="majorHAnsi" w:cs="Times New Roman"/>
                    <w:b/>
                    <w:color w:val="000000" w:themeColor="text1"/>
                    <w:sz w:val="30"/>
                    <w:szCs w:val="30"/>
                    <w:lang w:eastAsia="en-GB"/>
                  </w:rPr>
                  <w:t>Student Number</w:t>
                </w:r>
              </w:p>
            </w:tc>
          </w:tr>
          <w:tr w:rsidR="00EE3378" w14:paraId="084FB8B9" w14:textId="77777777" w:rsidTr="00EE3378">
            <w:trPr>
              <w:trHeight w:val="486"/>
            </w:trPr>
            <w:tc>
              <w:tcPr>
                <w:tcW w:w="3523" w:type="dxa"/>
                <w:vAlign w:val="center"/>
              </w:tcPr>
              <w:p w14:paraId="76DAA49F" w14:textId="77777777" w:rsidR="00EE3378" w:rsidRPr="00132B34" w:rsidRDefault="00EE3378" w:rsidP="00EE3378">
                <w:pPr>
                  <w:jc w:val="center"/>
                  <w:rPr>
                    <w:rFonts w:asciiTheme="majorHAnsi" w:eastAsiaTheme="majorEastAsia" w:hAnsiTheme="majorHAnsi" w:cs="Times New Roman"/>
                    <w:color w:val="000000" w:themeColor="text1"/>
                    <w:sz w:val="28"/>
                    <w:lang w:eastAsia="en-GB"/>
                  </w:rPr>
                </w:pPr>
                <w:r w:rsidRPr="00132B34">
                  <w:rPr>
                    <w:rFonts w:asciiTheme="majorHAnsi" w:eastAsiaTheme="majorEastAsia" w:hAnsiTheme="majorHAnsi" w:cs="Times New Roman"/>
                    <w:color w:val="000000" w:themeColor="text1"/>
                    <w:sz w:val="28"/>
                    <w:lang w:eastAsia="en-GB"/>
                  </w:rPr>
                  <w:t>Stephen Keenan</w:t>
                </w:r>
              </w:p>
            </w:tc>
            <w:tc>
              <w:tcPr>
                <w:tcW w:w="3523" w:type="dxa"/>
                <w:vAlign w:val="center"/>
              </w:tcPr>
              <w:p w14:paraId="3CEA6C76" w14:textId="77777777" w:rsidR="00EE3378" w:rsidRPr="00132B34" w:rsidRDefault="00EE3378" w:rsidP="00EE3378">
                <w:pPr>
                  <w:jc w:val="center"/>
                  <w:rPr>
                    <w:rFonts w:asciiTheme="majorHAnsi" w:eastAsiaTheme="majorEastAsia" w:hAnsiTheme="majorHAnsi" w:cs="Times New Roman"/>
                    <w:color w:val="000000" w:themeColor="text1"/>
                    <w:sz w:val="28"/>
                    <w:lang w:eastAsia="en-GB"/>
                  </w:rPr>
                </w:pPr>
                <w:r w:rsidRPr="00132B34">
                  <w:rPr>
                    <w:rFonts w:asciiTheme="majorHAnsi" w:eastAsiaTheme="majorEastAsia" w:hAnsiTheme="majorHAnsi" w:cs="Times New Roman"/>
                    <w:color w:val="000000" w:themeColor="text1"/>
                    <w:sz w:val="28"/>
                    <w:lang w:eastAsia="en-GB"/>
                  </w:rPr>
                  <w:t>14398016</w:t>
                </w:r>
              </w:p>
            </w:tc>
          </w:tr>
        </w:tbl>
        <w:p w14:paraId="4D55AC11" w14:textId="77777777" w:rsidR="00350672" w:rsidRDefault="00003376" w:rsidP="00350672">
          <w:pPr>
            <w:rPr>
              <w:rFonts w:ascii="Times New Roman" w:hAnsi="Times New Roman" w:cs="Times New Roman"/>
              <w:sz w:val="22"/>
              <w:szCs w:val="22"/>
              <w:lang w:eastAsia="en-GB"/>
            </w:rPr>
          </w:pPr>
          <w:r>
            <w:rPr>
              <w:rFonts w:ascii="Times New Roman" w:hAnsi="Times New Roman" w:cs="Times New Roman"/>
              <w:noProof/>
              <w:sz w:val="22"/>
              <w:szCs w:val="22"/>
              <w:lang w:val="en-US"/>
            </w:rPr>
            <mc:AlternateContent>
              <mc:Choice Requires="wps">
                <w:drawing>
                  <wp:anchor distT="0" distB="0" distL="114300" distR="114300" simplePos="0" relativeHeight="251661312" behindDoc="0" locked="0" layoutInCell="1" allowOverlap="1" wp14:anchorId="16CB248A" wp14:editId="49EC5FE5">
                    <wp:simplePos x="0" y="0"/>
                    <wp:positionH relativeFrom="page">
                      <wp:posOffset>1241499</wp:posOffset>
                    </wp:positionH>
                    <wp:positionV relativeFrom="paragraph">
                      <wp:posOffset>1822450</wp:posOffset>
                    </wp:positionV>
                    <wp:extent cx="5180330" cy="209677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180330" cy="20967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74F847" w14:textId="60828446" w:rsidR="00EE3378" w:rsidRPr="00132B34" w:rsidRDefault="00EE3378" w:rsidP="00350672">
                                <w:pPr>
                                  <w:jc w:val="center"/>
                                  <w:rPr>
                                    <w:color w:val="000000" w:themeColor="text1"/>
                                    <w:sz w:val="32"/>
                                  </w:rPr>
                                </w:pPr>
                                <w:r>
                                  <w:rPr>
                                    <w:color w:val="000000" w:themeColor="text1"/>
                                    <w:sz w:val="32"/>
                                  </w:rPr>
                                  <w:t>COMP30830</w:t>
                                </w:r>
                              </w:p>
                              <w:p w14:paraId="3931E973" w14:textId="3053DD44" w:rsidR="00EE3378" w:rsidRDefault="00EE3378" w:rsidP="00003376">
                                <w:pPr>
                                  <w:jc w:val="center"/>
                                  <w:rPr>
                                    <w:color w:val="000000" w:themeColor="text1"/>
                                    <w:sz w:val="32"/>
                                  </w:rPr>
                                </w:pPr>
                                <w:r>
                                  <w:rPr>
                                    <w:color w:val="000000" w:themeColor="text1"/>
                                    <w:sz w:val="32"/>
                                  </w:rPr>
                                  <w:t>Software Engineering</w:t>
                                </w:r>
                              </w:p>
                              <w:p w14:paraId="1C5C410A" w14:textId="2C4AB7A8" w:rsidR="00EE3378" w:rsidRDefault="00EE3378" w:rsidP="00003376">
                                <w:pPr>
                                  <w:jc w:val="center"/>
                                  <w:rPr>
                                    <w:color w:val="000000" w:themeColor="text1"/>
                                    <w:sz w:val="32"/>
                                  </w:rPr>
                                </w:pPr>
                              </w:p>
                              <w:p w14:paraId="49746F4A" w14:textId="20426B3F" w:rsidR="00EE3378" w:rsidRDefault="00EE3378" w:rsidP="00003376">
                                <w:pPr>
                                  <w:jc w:val="center"/>
                                  <w:rPr>
                                    <w:color w:val="000000" w:themeColor="text1"/>
                                    <w:sz w:val="32"/>
                                  </w:rPr>
                                </w:pPr>
                              </w:p>
                              <w:p w14:paraId="2F1923A8" w14:textId="77777777" w:rsidR="00EE3378" w:rsidRDefault="00EE3378" w:rsidP="00003376">
                                <w:pPr>
                                  <w:jc w:val="center"/>
                                  <w:rPr>
                                    <w:color w:val="000000" w:themeColor="text1"/>
                                    <w:sz w:val="32"/>
                                  </w:rPr>
                                </w:pPr>
                              </w:p>
                              <w:p w14:paraId="69C49904" w14:textId="2EEFDBDF" w:rsidR="00EE3378" w:rsidRPr="00003376" w:rsidRDefault="00EE3378" w:rsidP="00003376">
                                <w:pPr>
                                  <w:jc w:val="center"/>
                                  <w:rPr>
                                    <w:b/>
                                    <w:color w:val="000000" w:themeColor="text1"/>
                                    <w:sz w:val="32"/>
                                  </w:rPr>
                                </w:pPr>
                                <w:r>
                                  <w:rPr>
                                    <w:b/>
                                    <w:color w:val="000000" w:themeColor="text1"/>
                                    <w:sz w:val="32"/>
                                  </w:rPr>
                                  <w:t>Software Requirements Specification</w:t>
                                </w:r>
                                <w:r w:rsidRPr="00003376">
                                  <w:rPr>
                                    <w:b/>
                                    <w:color w:val="000000" w:themeColor="text1"/>
                                    <w:sz w:val="32"/>
                                  </w:rPr>
                                  <w:t>:</w:t>
                                </w:r>
                              </w:p>
                              <w:p w14:paraId="7D38166B" w14:textId="6AE01C2A" w:rsidR="00EE3378" w:rsidRPr="00003376" w:rsidRDefault="00EE3378" w:rsidP="00350672">
                                <w:pPr>
                                  <w:jc w:val="center"/>
                                  <w:rPr>
                                    <w:color w:val="000000" w:themeColor="text1"/>
                                    <w:sz w:val="30"/>
                                    <w:szCs w:val="30"/>
                                  </w:rPr>
                                </w:pPr>
                                <w:r w:rsidRPr="00003376">
                                  <w:rPr>
                                    <w:color w:val="000000" w:themeColor="text1"/>
                                    <w:sz w:val="30"/>
                                    <w:szCs w:val="30"/>
                                  </w:rPr>
                                  <w:t xml:space="preserve">To Develop an Automated </w:t>
                                </w:r>
                                <w:r>
                                  <w:rPr>
                                    <w:color w:val="000000" w:themeColor="text1"/>
                                    <w:sz w:val="30"/>
                                    <w:szCs w:val="30"/>
                                  </w:rPr>
                                  <w:t>Assessment Plug-in</w:t>
                                </w:r>
                                <w:r w:rsidRPr="00003376">
                                  <w:rPr>
                                    <w:color w:val="000000" w:themeColor="text1"/>
                                    <w:sz w:val="30"/>
                                    <w:szCs w:val="30"/>
                                  </w:rPr>
                                  <w:t xml:space="preserve"> that is Compatible with </w:t>
                                </w:r>
                                <w:r>
                                  <w:rPr>
                                    <w:color w:val="000000" w:themeColor="text1"/>
                                    <w:sz w:val="30"/>
                                    <w:szCs w:val="30"/>
                                  </w:rPr>
                                  <w:t xml:space="preserve">the </w:t>
                                </w:r>
                                <w:proofErr w:type="spellStart"/>
                                <w:r w:rsidRPr="00003376">
                                  <w:rPr>
                                    <w:color w:val="000000" w:themeColor="text1"/>
                                    <w:sz w:val="30"/>
                                    <w:szCs w:val="30"/>
                                  </w:rPr>
                                  <w:t>CSMoodle</w:t>
                                </w:r>
                                <w:proofErr w:type="spellEnd"/>
                                <w:r>
                                  <w:rPr>
                                    <w:color w:val="000000" w:themeColor="text1"/>
                                    <w:sz w:val="30"/>
                                    <w:szCs w:val="30"/>
                                  </w:rPr>
                                  <w:t xml:space="preserve"> Page.</w:t>
                                </w:r>
                              </w:p>
                              <w:p w14:paraId="6BC10533" w14:textId="77777777" w:rsidR="00EE3378" w:rsidRPr="00132B34" w:rsidRDefault="00EE3378">
                                <w:pPr>
                                  <w:rPr>
                                    <w:color w:val="000000" w:themeColor="text1"/>
                                    <w:sz w:val="16"/>
                                  </w:rPr>
                                </w:pPr>
                              </w:p>
                              <w:p w14:paraId="66F158F5" w14:textId="77777777" w:rsidR="00EE3378" w:rsidRPr="00132B34" w:rsidRDefault="00EE3378">
                                <w:pPr>
                                  <w:rPr>
                                    <w:color w:val="000000" w:themeColor="text1"/>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B248A" id="_x0000_t202" coordsize="21600,21600" o:spt="202" path="m,l,21600r21600,l21600,xe">
                    <v:stroke joinstyle="miter"/>
                    <v:path gradientshapeok="t" o:connecttype="rect"/>
                  </v:shapetype>
                  <v:shape id="Text Box 2" o:spid="_x0000_s1026" type="#_x0000_t202" style="position:absolute;margin-left:97.75pt;margin-top:143.5pt;width:407.9pt;height:165.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" filled="f" stroked="f">
                    <v:textbox>
                      <w:txbxContent>
                        <w:p w14:paraId="6C74F847" w14:textId="60828446" w:rsidR="00EE3378" w:rsidRPr="00132B34" w:rsidRDefault="00EE3378" w:rsidP="00350672">
                          <w:pPr>
                            <w:jc w:val="center"/>
                            <w:rPr>
                              <w:color w:val="000000" w:themeColor="text1"/>
                              <w:sz w:val="32"/>
                            </w:rPr>
                          </w:pPr>
                          <w:r>
                            <w:rPr>
                              <w:color w:val="000000" w:themeColor="text1"/>
                              <w:sz w:val="32"/>
                            </w:rPr>
                            <w:t>COMP30830</w:t>
                          </w:r>
                        </w:p>
                        <w:p w14:paraId="3931E973" w14:textId="3053DD44" w:rsidR="00EE3378" w:rsidRDefault="00EE3378" w:rsidP="00003376">
                          <w:pPr>
                            <w:jc w:val="center"/>
                            <w:rPr>
                              <w:color w:val="000000" w:themeColor="text1"/>
                              <w:sz w:val="32"/>
                            </w:rPr>
                          </w:pPr>
                          <w:r>
                            <w:rPr>
                              <w:color w:val="000000" w:themeColor="text1"/>
                              <w:sz w:val="32"/>
                            </w:rPr>
                            <w:t>Software Engineering</w:t>
                          </w:r>
                        </w:p>
                        <w:p w14:paraId="1C5C410A" w14:textId="2C4AB7A8" w:rsidR="00EE3378" w:rsidRDefault="00EE3378" w:rsidP="00003376">
                          <w:pPr>
                            <w:jc w:val="center"/>
                            <w:rPr>
                              <w:color w:val="000000" w:themeColor="text1"/>
                              <w:sz w:val="32"/>
                            </w:rPr>
                          </w:pPr>
                        </w:p>
                        <w:p w14:paraId="49746F4A" w14:textId="20426B3F" w:rsidR="00EE3378" w:rsidRDefault="00EE3378" w:rsidP="00003376">
                          <w:pPr>
                            <w:jc w:val="center"/>
                            <w:rPr>
                              <w:color w:val="000000" w:themeColor="text1"/>
                              <w:sz w:val="32"/>
                            </w:rPr>
                          </w:pPr>
                        </w:p>
                        <w:p w14:paraId="2F1923A8" w14:textId="77777777" w:rsidR="00EE3378" w:rsidRDefault="00EE3378" w:rsidP="00003376">
                          <w:pPr>
                            <w:jc w:val="center"/>
                            <w:rPr>
                              <w:color w:val="000000" w:themeColor="text1"/>
                              <w:sz w:val="32"/>
                            </w:rPr>
                          </w:pPr>
                        </w:p>
                        <w:p w14:paraId="69C49904" w14:textId="2EEFDBDF" w:rsidR="00EE3378" w:rsidRPr="00003376" w:rsidRDefault="00EE3378" w:rsidP="00003376">
                          <w:pPr>
                            <w:jc w:val="center"/>
                            <w:rPr>
                              <w:b/>
                              <w:color w:val="000000" w:themeColor="text1"/>
                              <w:sz w:val="32"/>
                            </w:rPr>
                          </w:pPr>
                          <w:r>
                            <w:rPr>
                              <w:b/>
                              <w:color w:val="000000" w:themeColor="text1"/>
                              <w:sz w:val="32"/>
                            </w:rPr>
                            <w:t>Software Requirements Specification</w:t>
                          </w:r>
                          <w:r w:rsidRPr="00003376">
                            <w:rPr>
                              <w:b/>
                              <w:color w:val="000000" w:themeColor="text1"/>
                              <w:sz w:val="32"/>
                            </w:rPr>
                            <w:t>:</w:t>
                          </w:r>
                        </w:p>
                        <w:p w14:paraId="7D38166B" w14:textId="6AE01C2A" w:rsidR="00EE3378" w:rsidRPr="00003376" w:rsidRDefault="00EE3378" w:rsidP="00350672">
                          <w:pPr>
                            <w:jc w:val="center"/>
                            <w:rPr>
                              <w:color w:val="000000" w:themeColor="text1"/>
                              <w:sz w:val="30"/>
                              <w:szCs w:val="30"/>
                            </w:rPr>
                          </w:pPr>
                          <w:r w:rsidRPr="00003376">
                            <w:rPr>
                              <w:color w:val="000000" w:themeColor="text1"/>
                              <w:sz w:val="30"/>
                              <w:szCs w:val="30"/>
                            </w:rPr>
                            <w:t xml:space="preserve">To Develop an Automated </w:t>
                          </w:r>
                          <w:r>
                            <w:rPr>
                              <w:color w:val="000000" w:themeColor="text1"/>
                              <w:sz w:val="30"/>
                              <w:szCs w:val="30"/>
                            </w:rPr>
                            <w:t>Assessment Plug-in</w:t>
                          </w:r>
                          <w:r w:rsidRPr="00003376">
                            <w:rPr>
                              <w:color w:val="000000" w:themeColor="text1"/>
                              <w:sz w:val="30"/>
                              <w:szCs w:val="30"/>
                            </w:rPr>
                            <w:t xml:space="preserve"> that is Compatible with </w:t>
                          </w:r>
                          <w:r>
                            <w:rPr>
                              <w:color w:val="000000" w:themeColor="text1"/>
                              <w:sz w:val="30"/>
                              <w:szCs w:val="30"/>
                            </w:rPr>
                            <w:t xml:space="preserve">the </w:t>
                          </w:r>
                          <w:proofErr w:type="spellStart"/>
                          <w:r w:rsidRPr="00003376">
                            <w:rPr>
                              <w:color w:val="000000" w:themeColor="text1"/>
                              <w:sz w:val="30"/>
                              <w:szCs w:val="30"/>
                            </w:rPr>
                            <w:t>CSMoodle</w:t>
                          </w:r>
                          <w:proofErr w:type="spellEnd"/>
                          <w:r>
                            <w:rPr>
                              <w:color w:val="000000" w:themeColor="text1"/>
                              <w:sz w:val="30"/>
                              <w:szCs w:val="30"/>
                            </w:rPr>
                            <w:t xml:space="preserve"> Page.</w:t>
                          </w:r>
                        </w:p>
                        <w:p w14:paraId="6BC10533" w14:textId="77777777" w:rsidR="00EE3378" w:rsidRPr="00132B34" w:rsidRDefault="00EE3378">
                          <w:pPr>
                            <w:rPr>
                              <w:color w:val="000000" w:themeColor="text1"/>
                              <w:sz w:val="16"/>
                            </w:rPr>
                          </w:pPr>
                        </w:p>
                        <w:p w14:paraId="66F158F5" w14:textId="77777777" w:rsidR="00EE3378" w:rsidRPr="00132B34" w:rsidRDefault="00EE3378">
                          <w:pPr>
                            <w:rPr>
                              <w:color w:val="000000" w:themeColor="text1"/>
                              <w:sz w:val="16"/>
                            </w:rPr>
                          </w:pPr>
                        </w:p>
                      </w:txbxContent>
                    </v:textbox>
                    <w10:wrap type="square" anchorx="page"/>
                  </v:shape>
                </w:pict>
              </mc:Fallback>
            </mc:AlternateContent>
          </w:r>
          <w:r>
            <w:rPr>
              <w:rFonts w:ascii="Times New Roman" w:hAnsi="Times New Roman" w:cs="Times New Roman"/>
              <w:noProof/>
              <w:sz w:val="22"/>
              <w:szCs w:val="22"/>
              <w:lang w:val="en-US"/>
            </w:rPr>
            <mc:AlternateContent>
              <mc:Choice Requires="wps">
                <w:drawing>
                  <wp:anchor distT="0" distB="0" distL="114300" distR="114300" simplePos="0" relativeHeight="251663360" behindDoc="0" locked="0" layoutInCell="1" allowOverlap="1" wp14:anchorId="0A5139C6" wp14:editId="0128448A">
                    <wp:simplePos x="0" y="0"/>
                    <wp:positionH relativeFrom="page">
                      <wp:posOffset>1091625</wp:posOffset>
                    </wp:positionH>
                    <wp:positionV relativeFrom="paragraph">
                      <wp:posOffset>4330700</wp:posOffset>
                    </wp:positionV>
                    <wp:extent cx="5180330" cy="97917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180330" cy="979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A749A6" w14:textId="77777777" w:rsidR="00EE3378" w:rsidRPr="00132B34" w:rsidRDefault="00EE3378" w:rsidP="00350672">
                                <w:pPr>
                                  <w:jc w:val="center"/>
                                  <w:rPr>
                                    <w:color w:val="000000" w:themeColor="text1"/>
                                    <w:sz w:val="40"/>
                                  </w:rPr>
                                </w:pPr>
                              </w:p>
                              <w:p w14:paraId="21C15A0C" w14:textId="77777777" w:rsidR="00EE3378" w:rsidRPr="00132B34" w:rsidRDefault="00EE3378" w:rsidP="00350672">
                                <w:pPr>
                                  <w:jc w:val="center"/>
                                  <w:rPr>
                                    <w:color w:val="000000" w:themeColor="text1"/>
                                    <w:sz w:val="36"/>
                                  </w:rPr>
                                </w:pPr>
                                <w:r w:rsidRPr="00003376">
                                  <w:rPr>
                                    <w:b/>
                                    <w:color w:val="000000" w:themeColor="text1"/>
                                    <w:sz w:val="36"/>
                                  </w:rPr>
                                  <w:t>Client</w:t>
                                </w:r>
                                <w:r w:rsidRPr="00132B34">
                                  <w:rPr>
                                    <w:color w:val="000000" w:themeColor="text1"/>
                                    <w:sz w:val="36"/>
                                  </w:rPr>
                                  <w:t xml:space="preserve">: </w:t>
                                </w:r>
                              </w:p>
                              <w:p w14:paraId="11A831D7" w14:textId="0E19D916" w:rsidR="00EE3378" w:rsidRDefault="00EE3378" w:rsidP="00350672">
                                <w:pPr>
                                  <w:jc w:val="center"/>
                                  <w:rPr>
                                    <w:color w:val="000000" w:themeColor="text1"/>
                                    <w:sz w:val="32"/>
                                  </w:rPr>
                                </w:pPr>
                                <w:r>
                                  <w:rPr>
                                    <w:color w:val="000000" w:themeColor="text1"/>
                                    <w:sz w:val="32"/>
                                  </w:rPr>
                                  <w:t>UCD Computer Science Department</w:t>
                                </w:r>
                              </w:p>
                              <w:p w14:paraId="7E6F2509" w14:textId="77777777" w:rsidR="00EE3378" w:rsidRDefault="00EE3378" w:rsidP="00350672">
                                <w:pPr>
                                  <w:jc w:val="center"/>
                                  <w:rPr>
                                    <w:color w:val="000000" w:themeColor="text1"/>
                                    <w:sz w:val="22"/>
                                  </w:rPr>
                                </w:pPr>
                              </w:p>
                              <w:p w14:paraId="08ECBEB7" w14:textId="77777777" w:rsidR="00EE3378" w:rsidRDefault="00EE3378" w:rsidP="00350672">
                                <w:pPr>
                                  <w:jc w:val="center"/>
                                  <w:rPr>
                                    <w:color w:val="000000" w:themeColor="text1"/>
                                    <w:sz w:val="22"/>
                                  </w:rPr>
                                </w:pPr>
                              </w:p>
                              <w:p w14:paraId="7C8CB069" w14:textId="77777777" w:rsidR="00EE3378" w:rsidRPr="00132B34" w:rsidRDefault="00EE3378" w:rsidP="00350672">
                                <w:pPr>
                                  <w:rPr>
                                    <w:sz w:val="20"/>
                                  </w:rPr>
                                </w:pPr>
                              </w:p>
                              <w:p w14:paraId="3C58ABE6" w14:textId="77777777" w:rsidR="00EE3378" w:rsidRPr="00132B34" w:rsidRDefault="00EE3378" w:rsidP="00350672">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139C6" id="Text Box 3" o:spid="_x0000_s1027" type="#_x0000_t202" style="position:absolute;margin-left:85.95pt;margin-top:341pt;width:407.9pt;height:77.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" filled="f" stroked="f">
                    <v:textbox>
                      <w:txbxContent>
                        <w:p w14:paraId="79A749A6" w14:textId="77777777" w:rsidR="00EE3378" w:rsidRPr="00132B34" w:rsidRDefault="00EE3378" w:rsidP="00350672">
                          <w:pPr>
                            <w:jc w:val="center"/>
                            <w:rPr>
                              <w:color w:val="000000" w:themeColor="text1"/>
                              <w:sz w:val="40"/>
                            </w:rPr>
                          </w:pPr>
                        </w:p>
                        <w:p w14:paraId="21C15A0C" w14:textId="77777777" w:rsidR="00EE3378" w:rsidRPr="00132B34" w:rsidRDefault="00EE3378" w:rsidP="00350672">
                          <w:pPr>
                            <w:jc w:val="center"/>
                            <w:rPr>
                              <w:color w:val="000000" w:themeColor="text1"/>
                              <w:sz w:val="36"/>
                            </w:rPr>
                          </w:pPr>
                          <w:r w:rsidRPr="00003376">
                            <w:rPr>
                              <w:b/>
                              <w:color w:val="000000" w:themeColor="text1"/>
                              <w:sz w:val="36"/>
                            </w:rPr>
                            <w:t>Client</w:t>
                          </w:r>
                          <w:r w:rsidRPr="00132B34">
                            <w:rPr>
                              <w:color w:val="000000" w:themeColor="text1"/>
                              <w:sz w:val="36"/>
                            </w:rPr>
                            <w:t xml:space="preserve">: </w:t>
                          </w:r>
                        </w:p>
                        <w:p w14:paraId="11A831D7" w14:textId="0E19D916" w:rsidR="00EE3378" w:rsidRDefault="00EE3378" w:rsidP="00350672">
                          <w:pPr>
                            <w:jc w:val="center"/>
                            <w:rPr>
                              <w:color w:val="000000" w:themeColor="text1"/>
                              <w:sz w:val="32"/>
                            </w:rPr>
                          </w:pPr>
                          <w:r>
                            <w:rPr>
                              <w:color w:val="000000" w:themeColor="text1"/>
                              <w:sz w:val="32"/>
                            </w:rPr>
                            <w:t>UCD Computer Science Department</w:t>
                          </w:r>
                        </w:p>
                        <w:p w14:paraId="7E6F2509" w14:textId="77777777" w:rsidR="00EE3378" w:rsidRDefault="00EE3378" w:rsidP="00350672">
                          <w:pPr>
                            <w:jc w:val="center"/>
                            <w:rPr>
                              <w:color w:val="000000" w:themeColor="text1"/>
                              <w:sz w:val="22"/>
                            </w:rPr>
                          </w:pPr>
                        </w:p>
                        <w:p w14:paraId="08ECBEB7" w14:textId="77777777" w:rsidR="00EE3378" w:rsidRDefault="00EE3378" w:rsidP="00350672">
                          <w:pPr>
                            <w:jc w:val="center"/>
                            <w:rPr>
                              <w:color w:val="000000" w:themeColor="text1"/>
                              <w:sz w:val="22"/>
                            </w:rPr>
                          </w:pPr>
                        </w:p>
                        <w:p w14:paraId="7C8CB069" w14:textId="77777777" w:rsidR="00EE3378" w:rsidRPr="00132B34" w:rsidRDefault="00EE3378" w:rsidP="00350672">
                          <w:pPr>
                            <w:rPr>
                              <w:sz w:val="20"/>
                            </w:rPr>
                          </w:pPr>
                        </w:p>
                        <w:p w14:paraId="3C58ABE6" w14:textId="77777777" w:rsidR="00EE3378" w:rsidRPr="00132B34" w:rsidRDefault="00EE3378" w:rsidP="00350672">
                          <w:pPr>
                            <w:rPr>
                              <w:sz w:val="20"/>
                            </w:rPr>
                          </w:pPr>
                        </w:p>
                      </w:txbxContent>
                    </v:textbox>
                    <w10:wrap type="square" anchorx="page"/>
                  </v:shape>
                </w:pict>
              </mc:Fallback>
            </mc:AlternateContent>
          </w:r>
          <w:r w:rsidR="00350672">
            <w:rPr>
              <w:rFonts w:ascii="Times New Roman" w:hAnsi="Times New Roman" w:cs="Times New Roman"/>
              <w:sz w:val="22"/>
              <w:szCs w:val="22"/>
              <w:lang w:eastAsia="en-GB"/>
            </w:rPr>
            <w:br w:type="page"/>
          </w:r>
        </w:p>
        <w:p w14:paraId="3CC68E8F" w14:textId="68BD9DA5" w:rsidR="00350672" w:rsidRPr="00350672" w:rsidRDefault="00EE3378" w:rsidP="00350672">
          <w:pPr>
            <w:rPr>
              <w:rFonts w:ascii="Times New Roman" w:eastAsiaTheme="majorEastAsia" w:hAnsi="Times New Roman" w:cs="Times New Roman"/>
              <w:color w:val="2F5496" w:themeColor="accent1" w:themeShade="BF"/>
              <w:sz w:val="22"/>
              <w:szCs w:val="22"/>
              <w:lang w:eastAsia="en-GB"/>
            </w:rPr>
          </w:pPr>
        </w:p>
      </w:sdtContent>
    </w:sdt>
    <w:sdt>
      <w:sdtPr>
        <w:rPr>
          <w:rFonts w:asciiTheme="minorHAnsi" w:eastAsiaTheme="minorHAnsi" w:hAnsiTheme="minorHAnsi" w:cstheme="minorBidi"/>
          <w:b w:val="0"/>
          <w:bCs w:val="0"/>
          <w:color w:val="auto"/>
          <w:sz w:val="24"/>
          <w:szCs w:val="24"/>
          <w:lang w:val="en-GB"/>
        </w:rPr>
        <w:id w:val="712544258"/>
        <w:docPartObj>
          <w:docPartGallery w:val="Table of Contents"/>
          <w:docPartUnique/>
        </w:docPartObj>
      </w:sdtPr>
      <w:sdtEndPr>
        <w:rPr>
          <w:noProof/>
        </w:rPr>
      </w:sdtEndPr>
      <w:sdtContent>
        <w:p w14:paraId="2F115708" w14:textId="4C87EA82" w:rsidR="00350672" w:rsidRPr="00AB465A" w:rsidRDefault="00350672" w:rsidP="00350672">
          <w:pPr>
            <w:pStyle w:val="TOCHeading"/>
            <w:spacing w:line="360" w:lineRule="auto"/>
            <w:rPr>
              <w:color w:val="1F3864" w:themeColor="accent1" w:themeShade="80"/>
              <w:sz w:val="24"/>
              <w:szCs w:val="24"/>
            </w:rPr>
          </w:pPr>
          <w:r w:rsidRPr="00AB465A">
            <w:rPr>
              <w:color w:val="1F3864" w:themeColor="accent1" w:themeShade="80"/>
              <w:sz w:val="24"/>
              <w:szCs w:val="24"/>
            </w:rPr>
            <w:t>Table of Contents</w:t>
          </w:r>
        </w:p>
        <w:p w14:paraId="2FF81156" w14:textId="46D5337B" w:rsidR="00EB73D4" w:rsidRDefault="00350672">
          <w:pPr>
            <w:pStyle w:val="TOC1"/>
            <w:tabs>
              <w:tab w:val="right" w:leader="dot" w:pos="10450"/>
            </w:tabs>
            <w:rPr>
              <w:rFonts w:eastAsiaTheme="minorEastAsia"/>
              <w:b w:val="0"/>
              <w:bCs w:val="0"/>
              <w:noProof/>
              <w:lang w:val="en-IE"/>
            </w:rPr>
          </w:pPr>
          <w:r w:rsidRPr="00350672">
            <w:rPr>
              <w:b w:val="0"/>
              <w:bCs w:val="0"/>
            </w:rPr>
            <w:fldChar w:fldCharType="begin"/>
          </w:r>
          <w:r w:rsidRPr="00350672">
            <w:instrText xml:space="preserve"> TOC \o "1-3" \h \z \u </w:instrText>
          </w:r>
          <w:r w:rsidRPr="00350672">
            <w:rPr>
              <w:b w:val="0"/>
              <w:bCs w:val="0"/>
            </w:rPr>
            <w:fldChar w:fldCharType="separate"/>
          </w:r>
          <w:hyperlink w:anchor="_Toc1503545" w:history="1">
            <w:r w:rsidR="00EB73D4" w:rsidRPr="00707F31">
              <w:rPr>
                <w:rStyle w:val="Hyperlink"/>
                <w:rFonts w:cstheme="majorHAnsi"/>
                <w:noProof/>
                <w:lang w:eastAsia="en-GB"/>
              </w:rPr>
              <w:t>Introduction</w:t>
            </w:r>
            <w:r w:rsidR="00EB73D4" w:rsidRPr="00707F31">
              <w:rPr>
                <w:rStyle w:val="Hyperlink"/>
                <w:rFonts w:cstheme="majorHAnsi"/>
                <w:noProof/>
                <w:lang w:eastAsia="en-GB"/>
              </w:rPr>
              <w:t xml:space="preserve"> </w:t>
            </w:r>
            <w:r w:rsidR="00EB73D4" w:rsidRPr="00707F31">
              <w:rPr>
                <w:rStyle w:val="Hyperlink"/>
                <w:rFonts w:cstheme="majorHAnsi"/>
                <w:noProof/>
                <w:highlight w:val="yellow"/>
                <w:lang w:eastAsia="en-GB"/>
              </w:rPr>
              <w:t>TO-DO</w:t>
            </w:r>
            <w:r w:rsidR="00EB73D4">
              <w:rPr>
                <w:noProof/>
                <w:webHidden/>
              </w:rPr>
              <w:tab/>
            </w:r>
            <w:r w:rsidR="00EB73D4">
              <w:rPr>
                <w:noProof/>
                <w:webHidden/>
              </w:rPr>
              <w:fldChar w:fldCharType="begin"/>
            </w:r>
            <w:r w:rsidR="00EB73D4">
              <w:rPr>
                <w:noProof/>
                <w:webHidden/>
              </w:rPr>
              <w:instrText xml:space="preserve"> PAGEREF _Toc1503545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5ABDCD4F" w14:textId="76FE5C36" w:rsidR="00EB73D4" w:rsidRDefault="00EE3378">
          <w:pPr>
            <w:pStyle w:val="TOC2"/>
            <w:tabs>
              <w:tab w:val="right" w:leader="dot" w:pos="10450"/>
            </w:tabs>
            <w:rPr>
              <w:rFonts w:eastAsiaTheme="minorEastAsia"/>
              <w:b w:val="0"/>
              <w:bCs w:val="0"/>
              <w:noProof/>
              <w:sz w:val="24"/>
              <w:szCs w:val="24"/>
              <w:lang w:val="en-IE"/>
            </w:rPr>
          </w:pPr>
          <w:hyperlink w:anchor="_Toc1503546" w:history="1">
            <w:r w:rsidR="00EB73D4" w:rsidRPr="00707F31">
              <w:rPr>
                <w:rStyle w:val="Hyperlink"/>
                <w:noProof/>
                <w:lang w:eastAsia="en-GB"/>
              </w:rPr>
              <w:t>Purpose</w:t>
            </w:r>
            <w:r w:rsidR="00EB73D4">
              <w:rPr>
                <w:noProof/>
                <w:webHidden/>
              </w:rPr>
              <w:tab/>
            </w:r>
            <w:r w:rsidR="00EB73D4">
              <w:rPr>
                <w:noProof/>
                <w:webHidden/>
              </w:rPr>
              <w:fldChar w:fldCharType="begin"/>
            </w:r>
            <w:r w:rsidR="00EB73D4">
              <w:rPr>
                <w:noProof/>
                <w:webHidden/>
              </w:rPr>
              <w:instrText xml:space="preserve"> PAGEREF _Toc1503546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3E7A2AF6" w14:textId="4AA19812" w:rsidR="00EB73D4" w:rsidRDefault="00EE3378">
          <w:pPr>
            <w:pStyle w:val="TOC2"/>
            <w:tabs>
              <w:tab w:val="right" w:leader="dot" w:pos="10450"/>
            </w:tabs>
            <w:rPr>
              <w:rFonts w:eastAsiaTheme="minorEastAsia"/>
              <w:b w:val="0"/>
              <w:bCs w:val="0"/>
              <w:noProof/>
              <w:sz w:val="24"/>
              <w:szCs w:val="24"/>
              <w:lang w:val="en-IE"/>
            </w:rPr>
          </w:pPr>
          <w:hyperlink w:anchor="_Toc1503547" w:history="1">
            <w:r w:rsidR="00EB73D4" w:rsidRPr="00707F31">
              <w:rPr>
                <w:rStyle w:val="Hyperlink"/>
                <w:noProof/>
                <w:lang w:eastAsia="en-GB"/>
              </w:rPr>
              <w:t>Scope</w:t>
            </w:r>
            <w:r w:rsidR="00EB73D4">
              <w:rPr>
                <w:noProof/>
                <w:webHidden/>
              </w:rPr>
              <w:tab/>
            </w:r>
            <w:r w:rsidR="00EB73D4">
              <w:rPr>
                <w:noProof/>
                <w:webHidden/>
              </w:rPr>
              <w:fldChar w:fldCharType="begin"/>
            </w:r>
            <w:r w:rsidR="00EB73D4">
              <w:rPr>
                <w:noProof/>
                <w:webHidden/>
              </w:rPr>
              <w:instrText xml:space="preserve"> PAGEREF _Toc1503547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6FCF0258" w14:textId="7FFE0E57" w:rsidR="00EB73D4" w:rsidRDefault="00EE3378">
          <w:pPr>
            <w:pStyle w:val="TOC2"/>
            <w:tabs>
              <w:tab w:val="right" w:leader="dot" w:pos="10450"/>
            </w:tabs>
            <w:rPr>
              <w:rFonts w:eastAsiaTheme="minorEastAsia"/>
              <w:b w:val="0"/>
              <w:bCs w:val="0"/>
              <w:noProof/>
              <w:sz w:val="24"/>
              <w:szCs w:val="24"/>
              <w:lang w:val="en-IE"/>
            </w:rPr>
          </w:pPr>
          <w:hyperlink w:anchor="_Toc1503548" w:history="1">
            <w:r w:rsidR="00EB73D4" w:rsidRPr="00707F31">
              <w:rPr>
                <w:rStyle w:val="Hyperlink"/>
                <w:noProof/>
                <w:lang w:eastAsia="en-GB"/>
              </w:rPr>
              <w:t>Definitions</w:t>
            </w:r>
            <w:r w:rsidR="00EB73D4">
              <w:rPr>
                <w:noProof/>
                <w:webHidden/>
              </w:rPr>
              <w:tab/>
            </w:r>
            <w:r w:rsidR="00EB73D4">
              <w:rPr>
                <w:noProof/>
                <w:webHidden/>
              </w:rPr>
              <w:fldChar w:fldCharType="begin"/>
            </w:r>
            <w:r w:rsidR="00EB73D4">
              <w:rPr>
                <w:noProof/>
                <w:webHidden/>
              </w:rPr>
              <w:instrText xml:space="preserve"> PAGEREF _Toc1503548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7399E825" w14:textId="0658A7E1" w:rsidR="00EB73D4" w:rsidRDefault="00EE3378">
          <w:pPr>
            <w:pStyle w:val="TOC2"/>
            <w:tabs>
              <w:tab w:val="right" w:leader="dot" w:pos="10450"/>
            </w:tabs>
            <w:rPr>
              <w:rFonts w:eastAsiaTheme="minorEastAsia"/>
              <w:b w:val="0"/>
              <w:bCs w:val="0"/>
              <w:noProof/>
              <w:sz w:val="24"/>
              <w:szCs w:val="24"/>
              <w:lang w:val="en-IE"/>
            </w:rPr>
          </w:pPr>
          <w:hyperlink w:anchor="_Toc1503549" w:history="1">
            <w:r w:rsidR="00EB73D4" w:rsidRPr="00707F31">
              <w:rPr>
                <w:rStyle w:val="Hyperlink"/>
                <w:noProof/>
                <w:lang w:eastAsia="en-GB"/>
              </w:rPr>
              <w:t>Overview</w:t>
            </w:r>
            <w:r w:rsidR="00EB73D4">
              <w:rPr>
                <w:noProof/>
                <w:webHidden/>
              </w:rPr>
              <w:tab/>
            </w:r>
            <w:r w:rsidR="00EB73D4">
              <w:rPr>
                <w:noProof/>
                <w:webHidden/>
              </w:rPr>
              <w:fldChar w:fldCharType="begin"/>
            </w:r>
            <w:r w:rsidR="00EB73D4">
              <w:rPr>
                <w:noProof/>
                <w:webHidden/>
              </w:rPr>
              <w:instrText xml:space="preserve"> PAGEREF _Toc1503549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726BCF25" w14:textId="0F810882" w:rsidR="00EB73D4" w:rsidRDefault="00EE3378">
          <w:pPr>
            <w:pStyle w:val="TOC1"/>
            <w:tabs>
              <w:tab w:val="right" w:leader="dot" w:pos="10450"/>
            </w:tabs>
            <w:rPr>
              <w:rFonts w:eastAsiaTheme="minorEastAsia"/>
              <w:b w:val="0"/>
              <w:bCs w:val="0"/>
              <w:noProof/>
              <w:lang w:val="en-IE"/>
            </w:rPr>
          </w:pPr>
          <w:hyperlink w:anchor="_Toc1503550" w:history="1">
            <w:r w:rsidR="00EB73D4" w:rsidRPr="00707F31">
              <w:rPr>
                <w:rStyle w:val="Hyperlink"/>
                <w:noProof/>
                <w:lang w:eastAsia="en-GB"/>
              </w:rPr>
              <w:t>Requirements Analysis Summary</w:t>
            </w:r>
            <w:r w:rsidR="00EB73D4">
              <w:rPr>
                <w:noProof/>
                <w:webHidden/>
              </w:rPr>
              <w:tab/>
            </w:r>
            <w:r w:rsidR="00EB73D4">
              <w:rPr>
                <w:noProof/>
                <w:webHidden/>
              </w:rPr>
              <w:fldChar w:fldCharType="begin"/>
            </w:r>
            <w:r w:rsidR="00EB73D4">
              <w:rPr>
                <w:noProof/>
                <w:webHidden/>
              </w:rPr>
              <w:instrText xml:space="preserve"> PAGEREF _Toc1503550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2CF6BA73" w14:textId="6230CB63" w:rsidR="00EB73D4" w:rsidRDefault="00EE3378">
          <w:pPr>
            <w:pStyle w:val="TOC2"/>
            <w:tabs>
              <w:tab w:val="right" w:leader="dot" w:pos="10450"/>
            </w:tabs>
            <w:rPr>
              <w:rFonts w:eastAsiaTheme="minorEastAsia"/>
              <w:b w:val="0"/>
              <w:bCs w:val="0"/>
              <w:noProof/>
              <w:sz w:val="24"/>
              <w:szCs w:val="24"/>
              <w:lang w:val="en-IE"/>
            </w:rPr>
          </w:pPr>
          <w:hyperlink w:anchor="_Toc1503551" w:history="1">
            <w:r w:rsidR="00EB73D4" w:rsidRPr="00707F31">
              <w:rPr>
                <w:rStyle w:val="Hyperlink"/>
                <w:noProof/>
                <w:lang w:eastAsia="en-GB"/>
              </w:rPr>
              <w:t>Data Collecting</w:t>
            </w:r>
            <w:r w:rsidR="00EB73D4">
              <w:rPr>
                <w:noProof/>
                <w:webHidden/>
              </w:rPr>
              <w:tab/>
            </w:r>
            <w:r w:rsidR="00EB73D4">
              <w:rPr>
                <w:noProof/>
                <w:webHidden/>
              </w:rPr>
              <w:fldChar w:fldCharType="begin"/>
            </w:r>
            <w:r w:rsidR="00EB73D4">
              <w:rPr>
                <w:noProof/>
                <w:webHidden/>
              </w:rPr>
              <w:instrText xml:space="preserve"> PAGEREF _Toc1503551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105B98EF" w14:textId="2BF73D83" w:rsidR="00EB73D4" w:rsidRDefault="00EE3378">
          <w:pPr>
            <w:pStyle w:val="TOC3"/>
            <w:tabs>
              <w:tab w:val="right" w:leader="dot" w:pos="10450"/>
            </w:tabs>
            <w:rPr>
              <w:rFonts w:eastAsiaTheme="minorEastAsia"/>
              <w:noProof/>
              <w:sz w:val="24"/>
              <w:szCs w:val="24"/>
              <w:lang w:val="en-IE"/>
            </w:rPr>
          </w:pPr>
          <w:hyperlink w:anchor="_Toc1503552" w:history="1">
            <w:r w:rsidR="00EB73D4" w:rsidRPr="00707F31">
              <w:rPr>
                <w:rStyle w:val="Hyperlink"/>
                <w:b/>
                <w:noProof/>
              </w:rPr>
              <w:t>System Observation</w:t>
            </w:r>
            <w:r w:rsidR="00EB73D4">
              <w:rPr>
                <w:noProof/>
                <w:webHidden/>
              </w:rPr>
              <w:tab/>
            </w:r>
            <w:r w:rsidR="00EB73D4">
              <w:rPr>
                <w:noProof/>
                <w:webHidden/>
              </w:rPr>
              <w:fldChar w:fldCharType="begin"/>
            </w:r>
            <w:r w:rsidR="00EB73D4">
              <w:rPr>
                <w:noProof/>
                <w:webHidden/>
              </w:rPr>
              <w:instrText xml:space="preserve"> PAGEREF _Toc1503552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2506C36C" w14:textId="74FB575D" w:rsidR="00EB73D4" w:rsidRDefault="00EE3378">
          <w:pPr>
            <w:pStyle w:val="TOC3"/>
            <w:tabs>
              <w:tab w:val="right" w:leader="dot" w:pos="10450"/>
            </w:tabs>
            <w:rPr>
              <w:rFonts w:eastAsiaTheme="minorEastAsia"/>
              <w:noProof/>
              <w:sz w:val="24"/>
              <w:szCs w:val="24"/>
              <w:lang w:val="en-IE"/>
            </w:rPr>
          </w:pPr>
          <w:hyperlink w:anchor="_Toc1503553" w:history="1">
            <w:r w:rsidR="00EB73D4" w:rsidRPr="00707F31">
              <w:rPr>
                <w:rStyle w:val="Hyperlink"/>
                <w:b/>
                <w:noProof/>
              </w:rPr>
              <w:t>Customer Interview</w:t>
            </w:r>
            <w:r w:rsidR="00EB73D4">
              <w:rPr>
                <w:noProof/>
                <w:webHidden/>
              </w:rPr>
              <w:tab/>
            </w:r>
            <w:r w:rsidR="00EB73D4">
              <w:rPr>
                <w:noProof/>
                <w:webHidden/>
              </w:rPr>
              <w:fldChar w:fldCharType="begin"/>
            </w:r>
            <w:r w:rsidR="00EB73D4">
              <w:rPr>
                <w:noProof/>
                <w:webHidden/>
              </w:rPr>
              <w:instrText xml:space="preserve"> PAGEREF _Toc1503553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0F83BB5D" w14:textId="29E7DD3B" w:rsidR="00EB73D4" w:rsidRDefault="00EE3378">
          <w:pPr>
            <w:pStyle w:val="TOC3"/>
            <w:tabs>
              <w:tab w:val="right" w:leader="dot" w:pos="10450"/>
            </w:tabs>
            <w:rPr>
              <w:rFonts w:eastAsiaTheme="minorEastAsia"/>
              <w:noProof/>
              <w:sz w:val="24"/>
              <w:szCs w:val="24"/>
              <w:lang w:val="en-IE"/>
            </w:rPr>
          </w:pPr>
          <w:hyperlink w:anchor="_Toc1503554" w:history="1">
            <w:r w:rsidR="00EB73D4" w:rsidRPr="00707F31">
              <w:rPr>
                <w:rStyle w:val="Hyperlink"/>
                <w:b/>
                <w:noProof/>
              </w:rPr>
              <w:t>Brainstorming</w:t>
            </w:r>
            <w:r w:rsidR="00EB73D4">
              <w:rPr>
                <w:noProof/>
                <w:webHidden/>
              </w:rPr>
              <w:tab/>
            </w:r>
            <w:r w:rsidR="00EB73D4">
              <w:rPr>
                <w:noProof/>
                <w:webHidden/>
              </w:rPr>
              <w:fldChar w:fldCharType="begin"/>
            </w:r>
            <w:r w:rsidR="00EB73D4">
              <w:rPr>
                <w:noProof/>
                <w:webHidden/>
              </w:rPr>
              <w:instrText xml:space="preserve"> PAGEREF _Toc1503554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4BB789F2" w14:textId="6446E349" w:rsidR="00EB73D4" w:rsidRDefault="00EE3378">
          <w:pPr>
            <w:pStyle w:val="TOC2"/>
            <w:tabs>
              <w:tab w:val="right" w:leader="dot" w:pos="10450"/>
            </w:tabs>
            <w:rPr>
              <w:rFonts w:eastAsiaTheme="minorEastAsia"/>
              <w:b w:val="0"/>
              <w:bCs w:val="0"/>
              <w:noProof/>
              <w:sz w:val="24"/>
              <w:szCs w:val="24"/>
              <w:lang w:val="en-IE"/>
            </w:rPr>
          </w:pPr>
          <w:hyperlink w:anchor="_Toc1503555" w:history="1">
            <w:r w:rsidR="00EB73D4" w:rsidRPr="00707F31">
              <w:rPr>
                <w:rStyle w:val="Hyperlink"/>
                <w:noProof/>
                <w:lang w:eastAsia="en-GB"/>
              </w:rPr>
              <w:t>Requirements Analysis</w:t>
            </w:r>
            <w:r w:rsidR="00EB73D4">
              <w:rPr>
                <w:noProof/>
                <w:webHidden/>
              </w:rPr>
              <w:tab/>
            </w:r>
            <w:r w:rsidR="00EB73D4">
              <w:rPr>
                <w:noProof/>
                <w:webHidden/>
              </w:rPr>
              <w:fldChar w:fldCharType="begin"/>
            </w:r>
            <w:r w:rsidR="00EB73D4">
              <w:rPr>
                <w:noProof/>
                <w:webHidden/>
              </w:rPr>
              <w:instrText xml:space="preserve"> PAGEREF _Toc1503555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5B33D45E" w14:textId="524A66C2" w:rsidR="00EB73D4" w:rsidRDefault="00EE3378">
          <w:pPr>
            <w:pStyle w:val="TOC2"/>
            <w:tabs>
              <w:tab w:val="right" w:leader="dot" w:pos="10450"/>
            </w:tabs>
            <w:rPr>
              <w:rFonts w:eastAsiaTheme="minorEastAsia"/>
              <w:b w:val="0"/>
              <w:bCs w:val="0"/>
              <w:noProof/>
              <w:sz w:val="24"/>
              <w:szCs w:val="24"/>
              <w:lang w:val="en-IE"/>
            </w:rPr>
          </w:pPr>
          <w:hyperlink w:anchor="_Toc1503556" w:history="1">
            <w:r w:rsidR="00EB73D4" w:rsidRPr="00707F31">
              <w:rPr>
                <w:rStyle w:val="Hyperlink"/>
                <w:noProof/>
              </w:rPr>
              <w:t>Selecting Data</w:t>
            </w:r>
            <w:r w:rsidR="00EB73D4">
              <w:rPr>
                <w:noProof/>
                <w:webHidden/>
              </w:rPr>
              <w:tab/>
            </w:r>
            <w:r w:rsidR="00EB73D4">
              <w:rPr>
                <w:noProof/>
                <w:webHidden/>
              </w:rPr>
              <w:fldChar w:fldCharType="begin"/>
            </w:r>
            <w:r w:rsidR="00EB73D4">
              <w:rPr>
                <w:noProof/>
                <w:webHidden/>
              </w:rPr>
              <w:instrText xml:space="preserve"> PAGEREF _Toc1503556 \h </w:instrText>
            </w:r>
            <w:r w:rsidR="00EB73D4">
              <w:rPr>
                <w:noProof/>
                <w:webHidden/>
              </w:rPr>
            </w:r>
            <w:r w:rsidR="00EB73D4">
              <w:rPr>
                <w:noProof/>
                <w:webHidden/>
              </w:rPr>
              <w:fldChar w:fldCharType="separate"/>
            </w:r>
            <w:r w:rsidR="00EB73D4">
              <w:rPr>
                <w:noProof/>
                <w:webHidden/>
              </w:rPr>
              <w:t>3</w:t>
            </w:r>
            <w:r w:rsidR="00EB73D4">
              <w:rPr>
                <w:noProof/>
                <w:webHidden/>
              </w:rPr>
              <w:fldChar w:fldCharType="end"/>
            </w:r>
          </w:hyperlink>
        </w:p>
        <w:p w14:paraId="6E66F09D" w14:textId="42EEB763" w:rsidR="00EB73D4" w:rsidRDefault="00EE3378">
          <w:pPr>
            <w:pStyle w:val="TOC2"/>
            <w:tabs>
              <w:tab w:val="right" w:leader="dot" w:pos="10450"/>
            </w:tabs>
            <w:rPr>
              <w:rFonts w:eastAsiaTheme="minorEastAsia"/>
              <w:b w:val="0"/>
              <w:bCs w:val="0"/>
              <w:noProof/>
              <w:sz w:val="24"/>
              <w:szCs w:val="24"/>
              <w:lang w:val="en-IE"/>
            </w:rPr>
          </w:pPr>
          <w:hyperlink w:anchor="_Toc1503557" w:history="1">
            <w:r w:rsidR="00EB73D4" w:rsidRPr="00707F31">
              <w:rPr>
                <w:rStyle w:val="Hyperlink"/>
                <w:noProof/>
              </w:rPr>
              <w:t>Analysing Data</w:t>
            </w:r>
            <w:r w:rsidR="00EB73D4">
              <w:rPr>
                <w:noProof/>
                <w:webHidden/>
              </w:rPr>
              <w:tab/>
            </w:r>
            <w:r w:rsidR="00EB73D4">
              <w:rPr>
                <w:noProof/>
                <w:webHidden/>
              </w:rPr>
              <w:fldChar w:fldCharType="begin"/>
            </w:r>
            <w:r w:rsidR="00EB73D4">
              <w:rPr>
                <w:noProof/>
                <w:webHidden/>
              </w:rPr>
              <w:instrText xml:space="preserve"> PAGEREF _Toc1503557 \h </w:instrText>
            </w:r>
            <w:r w:rsidR="00EB73D4">
              <w:rPr>
                <w:noProof/>
                <w:webHidden/>
              </w:rPr>
            </w:r>
            <w:r w:rsidR="00EB73D4">
              <w:rPr>
                <w:noProof/>
                <w:webHidden/>
              </w:rPr>
              <w:fldChar w:fldCharType="separate"/>
            </w:r>
            <w:r w:rsidR="00EB73D4">
              <w:rPr>
                <w:noProof/>
                <w:webHidden/>
              </w:rPr>
              <w:t>4</w:t>
            </w:r>
            <w:r w:rsidR="00EB73D4">
              <w:rPr>
                <w:noProof/>
                <w:webHidden/>
              </w:rPr>
              <w:fldChar w:fldCharType="end"/>
            </w:r>
          </w:hyperlink>
        </w:p>
        <w:p w14:paraId="7E29A866" w14:textId="5AD24FBE" w:rsidR="00EB73D4" w:rsidRDefault="00EE3378">
          <w:pPr>
            <w:pStyle w:val="TOC1"/>
            <w:tabs>
              <w:tab w:val="right" w:leader="dot" w:pos="10450"/>
            </w:tabs>
            <w:rPr>
              <w:rFonts w:eastAsiaTheme="minorEastAsia"/>
              <w:b w:val="0"/>
              <w:bCs w:val="0"/>
              <w:noProof/>
              <w:lang w:val="en-IE"/>
            </w:rPr>
          </w:pPr>
          <w:hyperlink w:anchor="_Toc1503558" w:history="1">
            <w:r w:rsidR="00EB73D4" w:rsidRPr="00707F31">
              <w:rPr>
                <w:rStyle w:val="Hyperlink"/>
                <w:noProof/>
                <w:lang w:eastAsia="en-GB"/>
              </w:rPr>
              <w:t>Overall Description</w:t>
            </w:r>
            <w:r w:rsidR="00EB73D4">
              <w:rPr>
                <w:noProof/>
                <w:webHidden/>
              </w:rPr>
              <w:tab/>
            </w:r>
            <w:r w:rsidR="00EB73D4">
              <w:rPr>
                <w:noProof/>
                <w:webHidden/>
              </w:rPr>
              <w:fldChar w:fldCharType="begin"/>
            </w:r>
            <w:r w:rsidR="00EB73D4">
              <w:rPr>
                <w:noProof/>
                <w:webHidden/>
              </w:rPr>
              <w:instrText xml:space="preserve"> PAGEREF _Toc1503558 \h </w:instrText>
            </w:r>
            <w:r w:rsidR="00EB73D4">
              <w:rPr>
                <w:noProof/>
                <w:webHidden/>
              </w:rPr>
            </w:r>
            <w:r w:rsidR="00EB73D4">
              <w:rPr>
                <w:noProof/>
                <w:webHidden/>
              </w:rPr>
              <w:fldChar w:fldCharType="separate"/>
            </w:r>
            <w:r w:rsidR="00EB73D4">
              <w:rPr>
                <w:noProof/>
                <w:webHidden/>
              </w:rPr>
              <w:t>5</w:t>
            </w:r>
            <w:r w:rsidR="00EB73D4">
              <w:rPr>
                <w:noProof/>
                <w:webHidden/>
              </w:rPr>
              <w:fldChar w:fldCharType="end"/>
            </w:r>
          </w:hyperlink>
        </w:p>
        <w:p w14:paraId="1F2E4A84" w14:textId="5AE8E3B4" w:rsidR="00EB73D4" w:rsidRDefault="00EE3378">
          <w:pPr>
            <w:pStyle w:val="TOC2"/>
            <w:tabs>
              <w:tab w:val="right" w:leader="dot" w:pos="10450"/>
            </w:tabs>
            <w:rPr>
              <w:rFonts w:eastAsiaTheme="minorEastAsia"/>
              <w:b w:val="0"/>
              <w:bCs w:val="0"/>
              <w:noProof/>
              <w:sz w:val="24"/>
              <w:szCs w:val="24"/>
              <w:lang w:val="en-IE"/>
            </w:rPr>
          </w:pPr>
          <w:hyperlink w:anchor="_Toc1503559" w:history="1">
            <w:r w:rsidR="00EB73D4" w:rsidRPr="00707F31">
              <w:rPr>
                <w:rStyle w:val="Hyperlink"/>
                <w:noProof/>
                <w:lang w:eastAsia="en-GB"/>
              </w:rPr>
              <w:t>Product Perspective</w:t>
            </w:r>
            <w:r w:rsidR="00EB73D4">
              <w:rPr>
                <w:noProof/>
                <w:webHidden/>
              </w:rPr>
              <w:tab/>
            </w:r>
            <w:r w:rsidR="00EB73D4">
              <w:rPr>
                <w:noProof/>
                <w:webHidden/>
              </w:rPr>
              <w:fldChar w:fldCharType="begin"/>
            </w:r>
            <w:r w:rsidR="00EB73D4">
              <w:rPr>
                <w:noProof/>
                <w:webHidden/>
              </w:rPr>
              <w:instrText xml:space="preserve"> PAGEREF _Toc1503559 \h </w:instrText>
            </w:r>
            <w:r w:rsidR="00EB73D4">
              <w:rPr>
                <w:noProof/>
                <w:webHidden/>
              </w:rPr>
            </w:r>
            <w:r w:rsidR="00EB73D4">
              <w:rPr>
                <w:noProof/>
                <w:webHidden/>
              </w:rPr>
              <w:fldChar w:fldCharType="separate"/>
            </w:r>
            <w:r w:rsidR="00EB73D4">
              <w:rPr>
                <w:noProof/>
                <w:webHidden/>
              </w:rPr>
              <w:t>5</w:t>
            </w:r>
            <w:r w:rsidR="00EB73D4">
              <w:rPr>
                <w:noProof/>
                <w:webHidden/>
              </w:rPr>
              <w:fldChar w:fldCharType="end"/>
            </w:r>
          </w:hyperlink>
        </w:p>
        <w:p w14:paraId="4DED6E5D" w14:textId="1EAD75C1" w:rsidR="00EB73D4" w:rsidRDefault="00EE3378">
          <w:pPr>
            <w:pStyle w:val="TOC3"/>
            <w:tabs>
              <w:tab w:val="right" w:leader="dot" w:pos="10450"/>
            </w:tabs>
            <w:rPr>
              <w:rFonts w:eastAsiaTheme="minorEastAsia"/>
              <w:noProof/>
              <w:sz w:val="24"/>
              <w:szCs w:val="24"/>
              <w:lang w:val="en-IE"/>
            </w:rPr>
          </w:pPr>
          <w:hyperlink w:anchor="_Toc1503560" w:history="1">
            <w:r w:rsidR="00EB73D4" w:rsidRPr="00707F31">
              <w:rPr>
                <w:rStyle w:val="Hyperlink"/>
                <w:b/>
                <w:noProof/>
              </w:rPr>
              <w:t>System interfaces</w:t>
            </w:r>
            <w:r w:rsidR="00EB73D4">
              <w:rPr>
                <w:noProof/>
                <w:webHidden/>
              </w:rPr>
              <w:tab/>
            </w:r>
            <w:r w:rsidR="00EB73D4">
              <w:rPr>
                <w:noProof/>
                <w:webHidden/>
              </w:rPr>
              <w:fldChar w:fldCharType="begin"/>
            </w:r>
            <w:r w:rsidR="00EB73D4">
              <w:rPr>
                <w:noProof/>
                <w:webHidden/>
              </w:rPr>
              <w:instrText xml:space="preserve"> PAGEREF _Toc1503560 \h </w:instrText>
            </w:r>
            <w:r w:rsidR="00EB73D4">
              <w:rPr>
                <w:noProof/>
                <w:webHidden/>
              </w:rPr>
            </w:r>
            <w:r w:rsidR="00EB73D4">
              <w:rPr>
                <w:noProof/>
                <w:webHidden/>
              </w:rPr>
              <w:fldChar w:fldCharType="separate"/>
            </w:r>
            <w:r w:rsidR="00EB73D4">
              <w:rPr>
                <w:noProof/>
                <w:webHidden/>
              </w:rPr>
              <w:t>5</w:t>
            </w:r>
            <w:r w:rsidR="00EB73D4">
              <w:rPr>
                <w:noProof/>
                <w:webHidden/>
              </w:rPr>
              <w:fldChar w:fldCharType="end"/>
            </w:r>
          </w:hyperlink>
        </w:p>
        <w:p w14:paraId="28AFB968" w14:textId="52FA39B5" w:rsidR="00EB73D4" w:rsidRDefault="00EE3378">
          <w:pPr>
            <w:pStyle w:val="TOC3"/>
            <w:tabs>
              <w:tab w:val="right" w:leader="dot" w:pos="10450"/>
            </w:tabs>
            <w:rPr>
              <w:rFonts w:eastAsiaTheme="minorEastAsia"/>
              <w:noProof/>
              <w:sz w:val="24"/>
              <w:szCs w:val="24"/>
              <w:lang w:val="en-IE"/>
            </w:rPr>
          </w:pPr>
          <w:hyperlink w:anchor="_Toc1503561" w:history="1">
            <w:r w:rsidR="00EB73D4" w:rsidRPr="00707F31">
              <w:rPr>
                <w:rStyle w:val="Hyperlink"/>
                <w:b/>
                <w:noProof/>
              </w:rPr>
              <w:t>User Interfaces</w:t>
            </w:r>
            <w:r w:rsidR="00EB73D4">
              <w:rPr>
                <w:noProof/>
                <w:webHidden/>
              </w:rPr>
              <w:tab/>
            </w:r>
            <w:r w:rsidR="00EB73D4">
              <w:rPr>
                <w:noProof/>
                <w:webHidden/>
              </w:rPr>
              <w:fldChar w:fldCharType="begin"/>
            </w:r>
            <w:r w:rsidR="00EB73D4">
              <w:rPr>
                <w:noProof/>
                <w:webHidden/>
              </w:rPr>
              <w:instrText xml:space="preserve"> PAGEREF _Toc1503561 \h </w:instrText>
            </w:r>
            <w:r w:rsidR="00EB73D4">
              <w:rPr>
                <w:noProof/>
                <w:webHidden/>
              </w:rPr>
            </w:r>
            <w:r w:rsidR="00EB73D4">
              <w:rPr>
                <w:noProof/>
                <w:webHidden/>
              </w:rPr>
              <w:fldChar w:fldCharType="separate"/>
            </w:r>
            <w:r w:rsidR="00EB73D4">
              <w:rPr>
                <w:noProof/>
                <w:webHidden/>
              </w:rPr>
              <w:t>6</w:t>
            </w:r>
            <w:r w:rsidR="00EB73D4">
              <w:rPr>
                <w:noProof/>
                <w:webHidden/>
              </w:rPr>
              <w:fldChar w:fldCharType="end"/>
            </w:r>
          </w:hyperlink>
        </w:p>
        <w:p w14:paraId="78689987" w14:textId="3C21A40E" w:rsidR="00EB73D4" w:rsidRDefault="00EE3378">
          <w:pPr>
            <w:pStyle w:val="TOC3"/>
            <w:tabs>
              <w:tab w:val="right" w:leader="dot" w:pos="10450"/>
            </w:tabs>
            <w:rPr>
              <w:rFonts w:eastAsiaTheme="minorEastAsia"/>
              <w:noProof/>
              <w:sz w:val="24"/>
              <w:szCs w:val="24"/>
              <w:lang w:val="en-IE"/>
            </w:rPr>
          </w:pPr>
          <w:hyperlink w:anchor="_Toc1503562" w:history="1">
            <w:r w:rsidR="00EB73D4" w:rsidRPr="00707F31">
              <w:rPr>
                <w:rStyle w:val="Hyperlink"/>
                <w:b/>
                <w:noProof/>
              </w:rPr>
              <w:t>Hardware Interfaces</w:t>
            </w:r>
            <w:r w:rsidR="00EB73D4">
              <w:rPr>
                <w:noProof/>
                <w:webHidden/>
              </w:rPr>
              <w:tab/>
            </w:r>
            <w:r w:rsidR="00EB73D4">
              <w:rPr>
                <w:noProof/>
                <w:webHidden/>
              </w:rPr>
              <w:fldChar w:fldCharType="begin"/>
            </w:r>
            <w:r w:rsidR="00EB73D4">
              <w:rPr>
                <w:noProof/>
                <w:webHidden/>
              </w:rPr>
              <w:instrText xml:space="preserve"> PAGEREF _Toc1503562 \h </w:instrText>
            </w:r>
            <w:r w:rsidR="00EB73D4">
              <w:rPr>
                <w:noProof/>
                <w:webHidden/>
              </w:rPr>
            </w:r>
            <w:r w:rsidR="00EB73D4">
              <w:rPr>
                <w:noProof/>
                <w:webHidden/>
              </w:rPr>
              <w:fldChar w:fldCharType="separate"/>
            </w:r>
            <w:r w:rsidR="00EB73D4">
              <w:rPr>
                <w:noProof/>
                <w:webHidden/>
              </w:rPr>
              <w:t>6</w:t>
            </w:r>
            <w:r w:rsidR="00EB73D4">
              <w:rPr>
                <w:noProof/>
                <w:webHidden/>
              </w:rPr>
              <w:fldChar w:fldCharType="end"/>
            </w:r>
          </w:hyperlink>
        </w:p>
        <w:p w14:paraId="5FD6CC92" w14:textId="1B7D6CC7" w:rsidR="00EB73D4" w:rsidRDefault="00EE3378">
          <w:pPr>
            <w:pStyle w:val="TOC3"/>
            <w:tabs>
              <w:tab w:val="right" w:leader="dot" w:pos="10450"/>
            </w:tabs>
            <w:rPr>
              <w:rFonts w:eastAsiaTheme="minorEastAsia"/>
              <w:noProof/>
              <w:sz w:val="24"/>
              <w:szCs w:val="24"/>
              <w:lang w:val="en-IE"/>
            </w:rPr>
          </w:pPr>
          <w:hyperlink w:anchor="_Toc1503563" w:history="1">
            <w:r w:rsidR="00EB73D4" w:rsidRPr="00707F31">
              <w:rPr>
                <w:rStyle w:val="Hyperlink"/>
                <w:b/>
                <w:noProof/>
              </w:rPr>
              <w:t>Software Interfaces</w:t>
            </w:r>
            <w:r w:rsidR="00EB73D4">
              <w:rPr>
                <w:noProof/>
                <w:webHidden/>
              </w:rPr>
              <w:tab/>
            </w:r>
            <w:r w:rsidR="00EB73D4">
              <w:rPr>
                <w:noProof/>
                <w:webHidden/>
              </w:rPr>
              <w:fldChar w:fldCharType="begin"/>
            </w:r>
            <w:r w:rsidR="00EB73D4">
              <w:rPr>
                <w:noProof/>
                <w:webHidden/>
              </w:rPr>
              <w:instrText xml:space="preserve"> PAGEREF _Toc1503563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4E72F90B" w14:textId="672EA0B0" w:rsidR="00EB73D4" w:rsidRDefault="00EE3378">
          <w:pPr>
            <w:pStyle w:val="TOC3"/>
            <w:tabs>
              <w:tab w:val="right" w:leader="dot" w:pos="10450"/>
            </w:tabs>
            <w:rPr>
              <w:rFonts w:eastAsiaTheme="minorEastAsia"/>
              <w:noProof/>
              <w:sz w:val="24"/>
              <w:szCs w:val="24"/>
              <w:lang w:val="en-IE"/>
            </w:rPr>
          </w:pPr>
          <w:hyperlink w:anchor="_Toc1503564" w:history="1">
            <w:r w:rsidR="00EB73D4" w:rsidRPr="00707F31">
              <w:rPr>
                <w:rStyle w:val="Hyperlink"/>
                <w:b/>
                <w:noProof/>
              </w:rPr>
              <w:t>Communications Interfaces</w:t>
            </w:r>
            <w:r w:rsidR="00EB73D4">
              <w:rPr>
                <w:noProof/>
                <w:webHidden/>
              </w:rPr>
              <w:tab/>
            </w:r>
            <w:r w:rsidR="00EB73D4">
              <w:rPr>
                <w:noProof/>
                <w:webHidden/>
              </w:rPr>
              <w:fldChar w:fldCharType="begin"/>
            </w:r>
            <w:r w:rsidR="00EB73D4">
              <w:rPr>
                <w:noProof/>
                <w:webHidden/>
              </w:rPr>
              <w:instrText xml:space="preserve"> PAGEREF _Toc1503564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2BC90C70" w14:textId="2823598A" w:rsidR="00EB73D4" w:rsidRDefault="00EE3378">
          <w:pPr>
            <w:pStyle w:val="TOC3"/>
            <w:tabs>
              <w:tab w:val="right" w:leader="dot" w:pos="10450"/>
            </w:tabs>
            <w:rPr>
              <w:rFonts w:eastAsiaTheme="minorEastAsia"/>
              <w:noProof/>
              <w:sz w:val="24"/>
              <w:szCs w:val="24"/>
              <w:lang w:val="en-IE"/>
            </w:rPr>
          </w:pPr>
          <w:hyperlink w:anchor="_Toc1503565" w:history="1">
            <w:r w:rsidR="00EB73D4" w:rsidRPr="00707F31">
              <w:rPr>
                <w:rStyle w:val="Hyperlink"/>
                <w:b/>
                <w:noProof/>
              </w:rPr>
              <w:t>Memory Constraints</w:t>
            </w:r>
            <w:r w:rsidR="00EB73D4">
              <w:rPr>
                <w:noProof/>
                <w:webHidden/>
              </w:rPr>
              <w:tab/>
            </w:r>
            <w:r w:rsidR="00EB73D4">
              <w:rPr>
                <w:noProof/>
                <w:webHidden/>
              </w:rPr>
              <w:fldChar w:fldCharType="begin"/>
            </w:r>
            <w:r w:rsidR="00EB73D4">
              <w:rPr>
                <w:noProof/>
                <w:webHidden/>
              </w:rPr>
              <w:instrText xml:space="preserve"> PAGEREF _Toc1503565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5AEEFEAD" w14:textId="5B053A43" w:rsidR="00EB73D4" w:rsidRDefault="00EE3378">
          <w:pPr>
            <w:pStyle w:val="TOC2"/>
            <w:tabs>
              <w:tab w:val="right" w:leader="dot" w:pos="10450"/>
            </w:tabs>
            <w:rPr>
              <w:rFonts w:eastAsiaTheme="minorEastAsia"/>
              <w:b w:val="0"/>
              <w:bCs w:val="0"/>
              <w:noProof/>
              <w:sz w:val="24"/>
              <w:szCs w:val="24"/>
              <w:lang w:val="en-IE"/>
            </w:rPr>
          </w:pPr>
          <w:hyperlink w:anchor="_Toc1503566" w:history="1">
            <w:r w:rsidR="00EB73D4" w:rsidRPr="00707F31">
              <w:rPr>
                <w:rStyle w:val="Hyperlink"/>
                <w:noProof/>
                <w:lang w:eastAsia="en-GB"/>
              </w:rPr>
              <w:t>Product Functions</w:t>
            </w:r>
            <w:r w:rsidR="00EB73D4">
              <w:rPr>
                <w:noProof/>
                <w:webHidden/>
              </w:rPr>
              <w:tab/>
            </w:r>
            <w:r w:rsidR="00EB73D4">
              <w:rPr>
                <w:noProof/>
                <w:webHidden/>
              </w:rPr>
              <w:fldChar w:fldCharType="begin"/>
            </w:r>
            <w:r w:rsidR="00EB73D4">
              <w:rPr>
                <w:noProof/>
                <w:webHidden/>
              </w:rPr>
              <w:instrText xml:space="preserve"> PAGEREF _Toc1503566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1DAD1275" w14:textId="6F2F2EE6" w:rsidR="00EB73D4" w:rsidRDefault="00EE3378">
          <w:pPr>
            <w:pStyle w:val="TOC2"/>
            <w:tabs>
              <w:tab w:val="right" w:leader="dot" w:pos="10450"/>
            </w:tabs>
            <w:rPr>
              <w:rFonts w:eastAsiaTheme="minorEastAsia"/>
              <w:b w:val="0"/>
              <w:bCs w:val="0"/>
              <w:noProof/>
              <w:sz w:val="24"/>
              <w:szCs w:val="24"/>
              <w:lang w:val="en-IE"/>
            </w:rPr>
          </w:pPr>
          <w:hyperlink w:anchor="_Toc1503567" w:history="1">
            <w:r w:rsidR="00EB73D4" w:rsidRPr="00707F31">
              <w:rPr>
                <w:rStyle w:val="Hyperlink"/>
                <w:noProof/>
                <w:lang w:eastAsia="en-GB"/>
              </w:rPr>
              <w:t>User Characteristics</w:t>
            </w:r>
            <w:r w:rsidR="00EB73D4">
              <w:rPr>
                <w:noProof/>
                <w:webHidden/>
              </w:rPr>
              <w:tab/>
            </w:r>
            <w:r w:rsidR="00EB73D4">
              <w:rPr>
                <w:noProof/>
                <w:webHidden/>
              </w:rPr>
              <w:fldChar w:fldCharType="begin"/>
            </w:r>
            <w:r w:rsidR="00EB73D4">
              <w:rPr>
                <w:noProof/>
                <w:webHidden/>
              </w:rPr>
              <w:instrText xml:space="preserve"> PAGEREF _Toc1503567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13A9E3A7" w14:textId="402AA1EF" w:rsidR="00EB73D4" w:rsidRDefault="00EE3378">
          <w:pPr>
            <w:pStyle w:val="TOC2"/>
            <w:tabs>
              <w:tab w:val="right" w:leader="dot" w:pos="10450"/>
            </w:tabs>
            <w:rPr>
              <w:rFonts w:eastAsiaTheme="minorEastAsia"/>
              <w:b w:val="0"/>
              <w:bCs w:val="0"/>
              <w:noProof/>
              <w:sz w:val="24"/>
              <w:szCs w:val="24"/>
              <w:lang w:val="en-IE"/>
            </w:rPr>
          </w:pPr>
          <w:hyperlink w:anchor="_Toc1503568" w:history="1">
            <w:r w:rsidR="00EB73D4" w:rsidRPr="00707F31">
              <w:rPr>
                <w:rStyle w:val="Hyperlink"/>
                <w:noProof/>
                <w:lang w:eastAsia="en-GB"/>
              </w:rPr>
              <w:t>Constraints</w:t>
            </w:r>
            <w:r w:rsidR="00EB73D4">
              <w:rPr>
                <w:noProof/>
                <w:webHidden/>
              </w:rPr>
              <w:tab/>
            </w:r>
            <w:r w:rsidR="00EB73D4">
              <w:rPr>
                <w:noProof/>
                <w:webHidden/>
              </w:rPr>
              <w:fldChar w:fldCharType="begin"/>
            </w:r>
            <w:r w:rsidR="00EB73D4">
              <w:rPr>
                <w:noProof/>
                <w:webHidden/>
              </w:rPr>
              <w:instrText xml:space="preserve"> PAGEREF _Toc1503568 \h </w:instrText>
            </w:r>
            <w:r w:rsidR="00EB73D4">
              <w:rPr>
                <w:noProof/>
                <w:webHidden/>
              </w:rPr>
            </w:r>
            <w:r w:rsidR="00EB73D4">
              <w:rPr>
                <w:noProof/>
                <w:webHidden/>
              </w:rPr>
              <w:fldChar w:fldCharType="separate"/>
            </w:r>
            <w:r w:rsidR="00EB73D4">
              <w:rPr>
                <w:noProof/>
                <w:webHidden/>
              </w:rPr>
              <w:t>7</w:t>
            </w:r>
            <w:r w:rsidR="00EB73D4">
              <w:rPr>
                <w:noProof/>
                <w:webHidden/>
              </w:rPr>
              <w:fldChar w:fldCharType="end"/>
            </w:r>
          </w:hyperlink>
        </w:p>
        <w:p w14:paraId="778F4CA4" w14:textId="327DF9D3" w:rsidR="00EB73D4" w:rsidRDefault="00EE3378">
          <w:pPr>
            <w:pStyle w:val="TOC2"/>
            <w:tabs>
              <w:tab w:val="right" w:leader="dot" w:pos="10450"/>
            </w:tabs>
            <w:rPr>
              <w:rFonts w:eastAsiaTheme="minorEastAsia"/>
              <w:b w:val="0"/>
              <w:bCs w:val="0"/>
              <w:noProof/>
              <w:sz w:val="24"/>
              <w:szCs w:val="24"/>
              <w:lang w:val="en-IE"/>
            </w:rPr>
          </w:pPr>
          <w:hyperlink w:anchor="_Toc1503569" w:history="1">
            <w:r w:rsidR="00EB73D4" w:rsidRPr="00707F31">
              <w:rPr>
                <w:rStyle w:val="Hyperlink"/>
                <w:noProof/>
                <w:lang w:eastAsia="en-GB"/>
              </w:rPr>
              <w:t>Assumptions &amp; Dependencies</w:t>
            </w:r>
            <w:r w:rsidR="00EB73D4">
              <w:rPr>
                <w:noProof/>
                <w:webHidden/>
              </w:rPr>
              <w:tab/>
            </w:r>
            <w:r w:rsidR="00EB73D4">
              <w:rPr>
                <w:noProof/>
                <w:webHidden/>
              </w:rPr>
              <w:fldChar w:fldCharType="begin"/>
            </w:r>
            <w:r w:rsidR="00EB73D4">
              <w:rPr>
                <w:noProof/>
                <w:webHidden/>
              </w:rPr>
              <w:instrText xml:space="preserve"> PAGEREF _Toc1503569 \h </w:instrText>
            </w:r>
            <w:r w:rsidR="00EB73D4">
              <w:rPr>
                <w:noProof/>
                <w:webHidden/>
              </w:rPr>
            </w:r>
            <w:r w:rsidR="00EB73D4">
              <w:rPr>
                <w:noProof/>
                <w:webHidden/>
              </w:rPr>
              <w:fldChar w:fldCharType="separate"/>
            </w:r>
            <w:r w:rsidR="00EB73D4">
              <w:rPr>
                <w:noProof/>
                <w:webHidden/>
              </w:rPr>
              <w:t>8</w:t>
            </w:r>
            <w:r w:rsidR="00EB73D4">
              <w:rPr>
                <w:noProof/>
                <w:webHidden/>
              </w:rPr>
              <w:fldChar w:fldCharType="end"/>
            </w:r>
          </w:hyperlink>
        </w:p>
        <w:p w14:paraId="4F7C1AA6" w14:textId="17E29F61" w:rsidR="00EB73D4" w:rsidRDefault="00EE3378">
          <w:pPr>
            <w:pStyle w:val="TOC2"/>
            <w:tabs>
              <w:tab w:val="right" w:leader="dot" w:pos="10450"/>
            </w:tabs>
            <w:rPr>
              <w:rFonts w:eastAsiaTheme="minorEastAsia"/>
              <w:b w:val="0"/>
              <w:bCs w:val="0"/>
              <w:noProof/>
              <w:sz w:val="24"/>
              <w:szCs w:val="24"/>
              <w:lang w:val="en-IE"/>
            </w:rPr>
          </w:pPr>
          <w:hyperlink w:anchor="_Toc1503570" w:history="1">
            <w:r w:rsidR="00EB73D4" w:rsidRPr="00707F31">
              <w:rPr>
                <w:rStyle w:val="Hyperlink"/>
                <w:noProof/>
                <w:lang w:eastAsia="en-GB"/>
              </w:rPr>
              <w:t>Appointment of Requirements</w:t>
            </w:r>
            <w:r w:rsidR="00EB73D4">
              <w:rPr>
                <w:noProof/>
                <w:webHidden/>
              </w:rPr>
              <w:tab/>
            </w:r>
            <w:r w:rsidR="00EB73D4">
              <w:rPr>
                <w:noProof/>
                <w:webHidden/>
              </w:rPr>
              <w:fldChar w:fldCharType="begin"/>
            </w:r>
            <w:r w:rsidR="00EB73D4">
              <w:rPr>
                <w:noProof/>
                <w:webHidden/>
              </w:rPr>
              <w:instrText xml:space="preserve"> PAGEREF _Toc1503570 \h </w:instrText>
            </w:r>
            <w:r w:rsidR="00EB73D4">
              <w:rPr>
                <w:noProof/>
                <w:webHidden/>
              </w:rPr>
            </w:r>
            <w:r w:rsidR="00EB73D4">
              <w:rPr>
                <w:noProof/>
                <w:webHidden/>
              </w:rPr>
              <w:fldChar w:fldCharType="separate"/>
            </w:r>
            <w:r w:rsidR="00EB73D4">
              <w:rPr>
                <w:noProof/>
                <w:webHidden/>
              </w:rPr>
              <w:t>8</w:t>
            </w:r>
            <w:r w:rsidR="00EB73D4">
              <w:rPr>
                <w:noProof/>
                <w:webHidden/>
              </w:rPr>
              <w:fldChar w:fldCharType="end"/>
            </w:r>
          </w:hyperlink>
        </w:p>
        <w:p w14:paraId="671741DF" w14:textId="0CD3CFC4" w:rsidR="00EB73D4" w:rsidRDefault="00EE3378">
          <w:pPr>
            <w:pStyle w:val="TOC1"/>
            <w:tabs>
              <w:tab w:val="right" w:leader="dot" w:pos="10450"/>
            </w:tabs>
            <w:rPr>
              <w:rFonts w:eastAsiaTheme="minorEastAsia"/>
              <w:b w:val="0"/>
              <w:bCs w:val="0"/>
              <w:noProof/>
              <w:lang w:val="en-IE"/>
            </w:rPr>
          </w:pPr>
          <w:hyperlink w:anchor="_Toc1503571" w:history="1">
            <w:r w:rsidR="00EB73D4" w:rsidRPr="00707F31">
              <w:rPr>
                <w:rStyle w:val="Hyperlink"/>
                <w:rFonts w:cstheme="majorHAnsi"/>
                <w:noProof/>
                <w:lang w:eastAsia="en-GB"/>
              </w:rPr>
              <w:t>Requirements Statement</w:t>
            </w:r>
            <w:r w:rsidR="00EB73D4">
              <w:rPr>
                <w:noProof/>
                <w:webHidden/>
              </w:rPr>
              <w:tab/>
            </w:r>
            <w:r w:rsidR="00EB73D4">
              <w:rPr>
                <w:noProof/>
                <w:webHidden/>
              </w:rPr>
              <w:fldChar w:fldCharType="begin"/>
            </w:r>
            <w:r w:rsidR="00EB73D4">
              <w:rPr>
                <w:noProof/>
                <w:webHidden/>
              </w:rPr>
              <w:instrText xml:space="preserve"> PAGEREF _Toc1503571 \h </w:instrText>
            </w:r>
            <w:r w:rsidR="00EB73D4">
              <w:rPr>
                <w:noProof/>
                <w:webHidden/>
              </w:rPr>
            </w:r>
            <w:r w:rsidR="00EB73D4">
              <w:rPr>
                <w:noProof/>
                <w:webHidden/>
              </w:rPr>
              <w:fldChar w:fldCharType="separate"/>
            </w:r>
            <w:r w:rsidR="00EB73D4">
              <w:rPr>
                <w:noProof/>
                <w:webHidden/>
              </w:rPr>
              <w:t>8</w:t>
            </w:r>
            <w:r w:rsidR="00EB73D4">
              <w:rPr>
                <w:noProof/>
                <w:webHidden/>
              </w:rPr>
              <w:fldChar w:fldCharType="end"/>
            </w:r>
          </w:hyperlink>
        </w:p>
        <w:p w14:paraId="0246F39D" w14:textId="27A6502C" w:rsidR="00EB73D4" w:rsidRDefault="00EE3378">
          <w:pPr>
            <w:pStyle w:val="TOC2"/>
            <w:tabs>
              <w:tab w:val="right" w:leader="dot" w:pos="10450"/>
            </w:tabs>
            <w:rPr>
              <w:rFonts w:eastAsiaTheme="minorEastAsia"/>
              <w:b w:val="0"/>
              <w:bCs w:val="0"/>
              <w:noProof/>
              <w:sz w:val="24"/>
              <w:szCs w:val="24"/>
              <w:lang w:val="en-IE"/>
            </w:rPr>
          </w:pPr>
          <w:hyperlink w:anchor="_Toc1503572" w:history="1">
            <w:r w:rsidR="00EB73D4" w:rsidRPr="00707F31">
              <w:rPr>
                <w:rStyle w:val="Hyperlink"/>
                <w:noProof/>
                <w:lang w:eastAsia="en-GB"/>
              </w:rPr>
              <w:t>User Requirements</w:t>
            </w:r>
            <w:r w:rsidR="00EB73D4">
              <w:rPr>
                <w:noProof/>
                <w:webHidden/>
              </w:rPr>
              <w:tab/>
            </w:r>
            <w:r w:rsidR="00EB73D4">
              <w:rPr>
                <w:noProof/>
                <w:webHidden/>
              </w:rPr>
              <w:fldChar w:fldCharType="begin"/>
            </w:r>
            <w:r w:rsidR="00EB73D4">
              <w:rPr>
                <w:noProof/>
                <w:webHidden/>
              </w:rPr>
              <w:instrText xml:space="preserve"> PAGEREF _Toc1503572 \h </w:instrText>
            </w:r>
            <w:r w:rsidR="00EB73D4">
              <w:rPr>
                <w:noProof/>
                <w:webHidden/>
              </w:rPr>
            </w:r>
            <w:r w:rsidR="00EB73D4">
              <w:rPr>
                <w:noProof/>
                <w:webHidden/>
              </w:rPr>
              <w:fldChar w:fldCharType="separate"/>
            </w:r>
            <w:r w:rsidR="00EB73D4">
              <w:rPr>
                <w:noProof/>
                <w:webHidden/>
              </w:rPr>
              <w:t>8</w:t>
            </w:r>
            <w:r w:rsidR="00EB73D4">
              <w:rPr>
                <w:noProof/>
                <w:webHidden/>
              </w:rPr>
              <w:fldChar w:fldCharType="end"/>
            </w:r>
          </w:hyperlink>
        </w:p>
        <w:p w14:paraId="76FC7B37" w14:textId="3817F341" w:rsidR="00EB73D4" w:rsidRDefault="00EE3378">
          <w:pPr>
            <w:pStyle w:val="TOC2"/>
            <w:tabs>
              <w:tab w:val="right" w:leader="dot" w:pos="10450"/>
            </w:tabs>
            <w:rPr>
              <w:rFonts w:eastAsiaTheme="minorEastAsia"/>
              <w:b w:val="0"/>
              <w:bCs w:val="0"/>
              <w:noProof/>
              <w:sz w:val="24"/>
              <w:szCs w:val="24"/>
              <w:lang w:val="en-IE"/>
            </w:rPr>
          </w:pPr>
          <w:hyperlink w:anchor="_Toc1503573" w:history="1">
            <w:r w:rsidR="00EB73D4" w:rsidRPr="00707F31">
              <w:rPr>
                <w:rStyle w:val="Hyperlink"/>
                <w:noProof/>
                <w:lang w:eastAsia="en-GB"/>
              </w:rPr>
              <w:t>Functional Requirements</w:t>
            </w:r>
            <w:r w:rsidR="00EB73D4">
              <w:rPr>
                <w:noProof/>
                <w:webHidden/>
              </w:rPr>
              <w:tab/>
            </w:r>
            <w:r w:rsidR="00EB73D4">
              <w:rPr>
                <w:noProof/>
                <w:webHidden/>
              </w:rPr>
              <w:fldChar w:fldCharType="begin"/>
            </w:r>
            <w:r w:rsidR="00EB73D4">
              <w:rPr>
                <w:noProof/>
                <w:webHidden/>
              </w:rPr>
              <w:instrText xml:space="preserve"> PAGEREF _Toc1503573 \h </w:instrText>
            </w:r>
            <w:r w:rsidR="00EB73D4">
              <w:rPr>
                <w:noProof/>
                <w:webHidden/>
              </w:rPr>
            </w:r>
            <w:r w:rsidR="00EB73D4">
              <w:rPr>
                <w:noProof/>
                <w:webHidden/>
              </w:rPr>
              <w:fldChar w:fldCharType="separate"/>
            </w:r>
            <w:r w:rsidR="00EB73D4">
              <w:rPr>
                <w:noProof/>
                <w:webHidden/>
              </w:rPr>
              <w:t>10</w:t>
            </w:r>
            <w:r w:rsidR="00EB73D4">
              <w:rPr>
                <w:noProof/>
                <w:webHidden/>
              </w:rPr>
              <w:fldChar w:fldCharType="end"/>
            </w:r>
          </w:hyperlink>
        </w:p>
        <w:p w14:paraId="4F0FDB20" w14:textId="6FB30156" w:rsidR="00EB73D4" w:rsidRDefault="00EE3378">
          <w:pPr>
            <w:pStyle w:val="TOC2"/>
            <w:tabs>
              <w:tab w:val="right" w:leader="dot" w:pos="10450"/>
            </w:tabs>
            <w:rPr>
              <w:rFonts w:eastAsiaTheme="minorEastAsia"/>
              <w:b w:val="0"/>
              <w:bCs w:val="0"/>
              <w:noProof/>
              <w:sz w:val="24"/>
              <w:szCs w:val="24"/>
              <w:lang w:val="en-IE"/>
            </w:rPr>
          </w:pPr>
          <w:hyperlink w:anchor="_Toc1503574" w:history="1">
            <w:r w:rsidR="00EB73D4" w:rsidRPr="00707F31">
              <w:rPr>
                <w:rStyle w:val="Hyperlink"/>
                <w:noProof/>
                <w:lang w:eastAsia="en-GB"/>
              </w:rPr>
              <w:t>Non-Functional Requirements</w:t>
            </w:r>
            <w:r w:rsidR="00EB73D4">
              <w:rPr>
                <w:noProof/>
                <w:webHidden/>
              </w:rPr>
              <w:tab/>
            </w:r>
            <w:r w:rsidR="00EB73D4">
              <w:rPr>
                <w:noProof/>
                <w:webHidden/>
              </w:rPr>
              <w:fldChar w:fldCharType="begin"/>
            </w:r>
            <w:r w:rsidR="00EB73D4">
              <w:rPr>
                <w:noProof/>
                <w:webHidden/>
              </w:rPr>
              <w:instrText xml:space="preserve"> PAGEREF _Toc1503574 \h </w:instrText>
            </w:r>
            <w:r w:rsidR="00EB73D4">
              <w:rPr>
                <w:noProof/>
                <w:webHidden/>
              </w:rPr>
            </w:r>
            <w:r w:rsidR="00EB73D4">
              <w:rPr>
                <w:noProof/>
                <w:webHidden/>
              </w:rPr>
              <w:fldChar w:fldCharType="separate"/>
            </w:r>
            <w:r w:rsidR="00EB73D4">
              <w:rPr>
                <w:noProof/>
                <w:webHidden/>
              </w:rPr>
              <w:t>12</w:t>
            </w:r>
            <w:r w:rsidR="00EB73D4">
              <w:rPr>
                <w:noProof/>
                <w:webHidden/>
              </w:rPr>
              <w:fldChar w:fldCharType="end"/>
            </w:r>
          </w:hyperlink>
        </w:p>
        <w:p w14:paraId="2E564BFE" w14:textId="0184723A" w:rsidR="00EB73D4" w:rsidRDefault="00EE3378">
          <w:pPr>
            <w:pStyle w:val="TOC2"/>
            <w:tabs>
              <w:tab w:val="left" w:pos="3046"/>
              <w:tab w:val="right" w:leader="dot" w:pos="10450"/>
            </w:tabs>
            <w:rPr>
              <w:rFonts w:eastAsiaTheme="minorEastAsia"/>
              <w:b w:val="0"/>
              <w:bCs w:val="0"/>
              <w:noProof/>
              <w:sz w:val="24"/>
              <w:szCs w:val="24"/>
              <w:lang w:val="en-IE"/>
            </w:rPr>
          </w:pPr>
          <w:hyperlink w:anchor="_Toc1503575" w:history="1">
            <w:r w:rsidR="00EB73D4" w:rsidRPr="00707F31">
              <w:rPr>
                <w:rStyle w:val="Hyperlink"/>
                <w:noProof/>
                <w:lang w:eastAsia="en-GB"/>
              </w:rPr>
              <w:t>Perfo</w:t>
            </w:r>
            <w:r w:rsidR="00EB73D4" w:rsidRPr="00707F31">
              <w:rPr>
                <w:rStyle w:val="Hyperlink"/>
                <w:noProof/>
                <w:lang w:eastAsia="en-GB"/>
              </w:rPr>
              <w:t>r</w:t>
            </w:r>
            <w:r w:rsidR="00EB73D4" w:rsidRPr="00707F31">
              <w:rPr>
                <w:rStyle w:val="Hyperlink"/>
                <w:noProof/>
                <w:lang w:eastAsia="en-GB"/>
              </w:rPr>
              <w:t xml:space="preserve">mance Requirements </w:t>
            </w:r>
            <w:r w:rsidR="00EB73D4">
              <w:rPr>
                <w:rFonts w:eastAsiaTheme="minorEastAsia"/>
                <w:b w:val="0"/>
                <w:bCs w:val="0"/>
                <w:noProof/>
                <w:sz w:val="24"/>
                <w:szCs w:val="24"/>
                <w:lang w:val="en-IE"/>
              </w:rPr>
              <w:tab/>
            </w:r>
            <w:r w:rsidR="00EB73D4" w:rsidRPr="00707F31">
              <w:rPr>
                <w:rStyle w:val="Hyperlink"/>
                <w:noProof/>
                <w:highlight w:val="yellow"/>
                <w:lang w:eastAsia="en-GB"/>
              </w:rPr>
              <w:t>T</w:t>
            </w:r>
            <w:r w:rsidR="00EB73D4" w:rsidRPr="00707F31">
              <w:rPr>
                <w:rStyle w:val="Hyperlink"/>
                <w:noProof/>
                <w:highlight w:val="yellow"/>
                <w:lang w:eastAsia="en-GB"/>
              </w:rPr>
              <w:t>O</w:t>
            </w:r>
            <w:r w:rsidR="00EB73D4" w:rsidRPr="00707F31">
              <w:rPr>
                <w:rStyle w:val="Hyperlink"/>
                <w:noProof/>
                <w:highlight w:val="yellow"/>
                <w:lang w:eastAsia="en-GB"/>
              </w:rPr>
              <w:t>-D</w:t>
            </w:r>
            <w:r w:rsidR="00EB73D4" w:rsidRPr="00707F31">
              <w:rPr>
                <w:rStyle w:val="Hyperlink"/>
                <w:noProof/>
                <w:highlight w:val="yellow"/>
                <w:lang w:eastAsia="en-GB"/>
              </w:rPr>
              <w:t>O</w:t>
            </w:r>
            <w:r w:rsidR="00EB73D4">
              <w:rPr>
                <w:noProof/>
                <w:webHidden/>
              </w:rPr>
              <w:tab/>
            </w:r>
            <w:r w:rsidR="00EB73D4">
              <w:rPr>
                <w:noProof/>
                <w:webHidden/>
              </w:rPr>
              <w:fldChar w:fldCharType="begin"/>
            </w:r>
            <w:r w:rsidR="00EB73D4">
              <w:rPr>
                <w:noProof/>
                <w:webHidden/>
              </w:rPr>
              <w:instrText xml:space="preserve"> PAGEREF _Toc1503575 \h </w:instrText>
            </w:r>
            <w:r w:rsidR="00EB73D4">
              <w:rPr>
                <w:noProof/>
                <w:webHidden/>
              </w:rPr>
            </w:r>
            <w:r w:rsidR="00EB73D4">
              <w:rPr>
                <w:noProof/>
                <w:webHidden/>
              </w:rPr>
              <w:fldChar w:fldCharType="separate"/>
            </w:r>
            <w:r w:rsidR="00EB73D4">
              <w:rPr>
                <w:noProof/>
                <w:webHidden/>
              </w:rPr>
              <w:t>13</w:t>
            </w:r>
            <w:r w:rsidR="00EB73D4">
              <w:rPr>
                <w:noProof/>
                <w:webHidden/>
              </w:rPr>
              <w:fldChar w:fldCharType="end"/>
            </w:r>
          </w:hyperlink>
        </w:p>
        <w:p w14:paraId="3FAE224B" w14:textId="724F7096" w:rsidR="00EB73D4" w:rsidRDefault="00EE3378">
          <w:pPr>
            <w:pStyle w:val="TOC2"/>
            <w:tabs>
              <w:tab w:val="right" w:leader="dot" w:pos="10450"/>
            </w:tabs>
            <w:rPr>
              <w:rFonts w:eastAsiaTheme="minorEastAsia"/>
              <w:b w:val="0"/>
              <w:bCs w:val="0"/>
              <w:noProof/>
              <w:sz w:val="24"/>
              <w:szCs w:val="24"/>
              <w:lang w:val="en-IE"/>
            </w:rPr>
          </w:pPr>
          <w:hyperlink w:anchor="_Toc1503576" w:history="1">
            <w:r w:rsidR="00EB73D4" w:rsidRPr="00707F31">
              <w:rPr>
                <w:rStyle w:val="Hyperlink"/>
                <w:noProof/>
                <w:lang w:eastAsia="en-GB"/>
              </w:rPr>
              <w:t>Domain Requirements</w:t>
            </w:r>
            <w:r w:rsidR="00EB73D4">
              <w:rPr>
                <w:noProof/>
                <w:webHidden/>
              </w:rPr>
              <w:tab/>
            </w:r>
            <w:r w:rsidR="00EB73D4">
              <w:rPr>
                <w:noProof/>
                <w:webHidden/>
              </w:rPr>
              <w:fldChar w:fldCharType="begin"/>
            </w:r>
            <w:r w:rsidR="00EB73D4">
              <w:rPr>
                <w:noProof/>
                <w:webHidden/>
              </w:rPr>
              <w:instrText xml:space="preserve"> PAGEREF _Toc1503576 \h </w:instrText>
            </w:r>
            <w:r w:rsidR="00EB73D4">
              <w:rPr>
                <w:noProof/>
                <w:webHidden/>
              </w:rPr>
            </w:r>
            <w:r w:rsidR="00EB73D4">
              <w:rPr>
                <w:noProof/>
                <w:webHidden/>
              </w:rPr>
              <w:fldChar w:fldCharType="separate"/>
            </w:r>
            <w:r w:rsidR="00EB73D4">
              <w:rPr>
                <w:noProof/>
                <w:webHidden/>
              </w:rPr>
              <w:t>13</w:t>
            </w:r>
            <w:r w:rsidR="00EB73D4">
              <w:rPr>
                <w:noProof/>
                <w:webHidden/>
              </w:rPr>
              <w:fldChar w:fldCharType="end"/>
            </w:r>
          </w:hyperlink>
        </w:p>
        <w:p w14:paraId="16667AFA" w14:textId="4C09EFB1" w:rsidR="00EB73D4" w:rsidRDefault="00EE3378">
          <w:pPr>
            <w:pStyle w:val="TOC2"/>
            <w:tabs>
              <w:tab w:val="left" w:pos="2429"/>
              <w:tab w:val="right" w:leader="dot" w:pos="10450"/>
            </w:tabs>
            <w:rPr>
              <w:rFonts w:eastAsiaTheme="minorEastAsia"/>
              <w:b w:val="0"/>
              <w:bCs w:val="0"/>
              <w:noProof/>
              <w:sz w:val="24"/>
              <w:szCs w:val="24"/>
              <w:lang w:val="en-IE"/>
            </w:rPr>
          </w:pPr>
          <w:hyperlink w:anchor="_Toc1503577" w:history="1">
            <w:r w:rsidR="00EB73D4" w:rsidRPr="00707F31">
              <w:rPr>
                <w:rStyle w:val="Hyperlink"/>
                <w:noProof/>
                <w:lang w:eastAsia="en-GB"/>
              </w:rPr>
              <w:t>Design Requirements</w:t>
            </w:r>
            <w:r w:rsidR="00EB73D4">
              <w:rPr>
                <w:rFonts w:eastAsiaTheme="minorEastAsia"/>
                <w:b w:val="0"/>
                <w:bCs w:val="0"/>
                <w:noProof/>
                <w:sz w:val="24"/>
                <w:szCs w:val="24"/>
                <w:lang w:val="en-IE"/>
              </w:rPr>
              <w:tab/>
            </w:r>
            <w:r w:rsidR="00EB73D4" w:rsidRPr="00707F31">
              <w:rPr>
                <w:rStyle w:val="Hyperlink"/>
                <w:noProof/>
                <w:highlight w:val="yellow"/>
                <w:lang w:eastAsia="en-GB"/>
              </w:rPr>
              <w:t>TO-DO</w:t>
            </w:r>
            <w:r w:rsidR="00EB73D4">
              <w:rPr>
                <w:noProof/>
                <w:webHidden/>
              </w:rPr>
              <w:tab/>
            </w:r>
            <w:r w:rsidR="00EB73D4">
              <w:rPr>
                <w:noProof/>
                <w:webHidden/>
              </w:rPr>
              <w:fldChar w:fldCharType="begin"/>
            </w:r>
            <w:r w:rsidR="00EB73D4">
              <w:rPr>
                <w:noProof/>
                <w:webHidden/>
              </w:rPr>
              <w:instrText xml:space="preserve"> PAGEREF _Toc1503577 \h </w:instrText>
            </w:r>
            <w:r w:rsidR="00EB73D4">
              <w:rPr>
                <w:noProof/>
                <w:webHidden/>
              </w:rPr>
            </w:r>
            <w:r w:rsidR="00EB73D4">
              <w:rPr>
                <w:noProof/>
                <w:webHidden/>
              </w:rPr>
              <w:fldChar w:fldCharType="separate"/>
            </w:r>
            <w:r w:rsidR="00EB73D4">
              <w:rPr>
                <w:noProof/>
                <w:webHidden/>
              </w:rPr>
              <w:t>13</w:t>
            </w:r>
            <w:r w:rsidR="00EB73D4">
              <w:rPr>
                <w:noProof/>
                <w:webHidden/>
              </w:rPr>
              <w:fldChar w:fldCharType="end"/>
            </w:r>
          </w:hyperlink>
        </w:p>
        <w:p w14:paraId="74889997" w14:textId="14BD73E6" w:rsidR="00EB73D4" w:rsidRDefault="00EE3378">
          <w:pPr>
            <w:pStyle w:val="TOC1"/>
            <w:tabs>
              <w:tab w:val="right" w:leader="dot" w:pos="10450"/>
            </w:tabs>
            <w:rPr>
              <w:rFonts w:eastAsiaTheme="minorEastAsia"/>
              <w:b w:val="0"/>
              <w:bCs w:val="0"/>
              <w:noProof/>
              <w:lang w:val="en-IE"/>
            </w:rPr>
          </w:pPr>
          <w:hyperlink w:anchor="_Toc1503578" w:history="1">
            <w:r w:rsidR="00EB73D4" w:rsidRPr="00707F31">
              <w:rPr>
                <w:rStyle w:val="Hyperlink"/>
                <w:rFonts w:cstheme="majorHAnsi"/>
                <w:noProof/>
                <w:lang w:eastAsia="en-GB"/>
              </w:rPr>
              <w:t>Change Management Process</w:t>
            </w:r>
            <w:r w:rsidR="00EB73D4">
              <w:rPr>
                <w:noProof/>
                <w:webHidden/>
              </w:rPr>
              <w:tab/>
            </w:r>
            <w:r w:rsidR="00EB73D4">
              <w:rPr>
                <w:noProof/>
                <w:webHidden/>
              </w:rPr>
              <w:fldChar w:fldCharType="begin"/>
            </w:r>
            <w:r w:rsidR="00EB73D4">
              <w:rPr>
                <w:noProof/>
                <w:webHidden/>
              </w:rPr>
              <w:instrText xml:space="preserve"> PAGEREF _Toc1503578 \h </w:instrText>
            </w:r>
            <w:r w:rsidR="00EB73D4">
              <w:rPr>
                <w:noProof/>
                <w:webHidden/>
              </w:rPr>
            </w:r>
            <w:r w:rsidR="00EB73D4">
              <w:rPr>
                <w:noProof/>
                <w:webHidden/>
              </w:rPr>
              <w:fldChar w:fldCharType="separate"/>
            </w:r>
            <w:r w:rsidR="00EB73D4">
              <w:rPr>
                <w:noProof/>
                <w:webHidden/>
              </w:rPr>
              <w:t>13</w:t>
            </w:r>
            <w:r w:rsidR="00EB73D4">
              <w:rPr>
                <w:noProof/>
                <w:webHidden/>
              </w:rPr>
              <w:fldChar w:fldCharType="end"/>
            </w:r>
          </w:hyperlink>
        </w:p>
        <w:p w14:paraId="37792EB7" w14:textId="0913912D" w:rsidR="00EB73D4" w:rsidRDefault="00EE3378">
          <w:pPr>
            <w:pStyle w:val="TOC1"/>
            <w:tabs>
              <w:tab w:val="right" w:leader="dot" w:pos="10450"/>
            </w:tabs>
            <w:rPr>
              <w:rFonts w:eastAsiaTheme="minorEastAsia"/>
              <w:b w:val="0"/>
              <w:bCs w:val="0"/>
              <w:noProof/>
              <w:lang w:val="en-IE"/>
            </w:rPr>
          </w:pPr>
          <w:hyperlink w:anchor="_Toc1503579" w:history="1">
            <w:r w:rsidR="00EB73D4" w:rsidRPr="00707F31">
              <w:rPr>
                <w:rStyle w:val="Hyperlink"/>
                <w:noProof/>
              </w:rPr>
              <w:t>Approval</w:t>
            </w:r>
            <w:r w:rsidR="00EB73D4">
              <w:rPr>
                <w:noProof/>
                <w:webHidden/>
              </w:rPr>
              <w:tab/>
            </w:r>
            <w:r w:rsidR="00EB73D4">
              <w:rPr>
                <w:noProof/>
                <w:webHidden/>
              </w:rPr>
              <w:fldChar w:fldCharType="begin"/>
            </w:r>
            <w:r w:rsidR="00EB73D4">
              <w:rPr>
                <w:noProof/>
                <w:webHidden/>
              </w:rPr>
              <w:instrText xml:space="preserve"> PAGEREF _Toc1503579 \h </w:instrText>
            </w:r>
            <w:r w:rsidR="00EB73D4">
              <w:rPr>
                <w:noProof/>
                <w:webHidden/>
              </w:rPr>
            </w:r>
            <w:r w:rsidR="00EB73D4">
              <w:rPr>
                <w:noProof/>
                <w:webHidden/>
              </w:rPr>
              <w:fldChar w:fldCharType="separate"/>
            </w:r>
            <w:r w:rsidR="00EB73D4">
              <w:rPr>
                <w:noProof/>
                <w:webHidden/>
              </w:rPr>
              <w:t>14</w:t>
            </w:r>
            <w:r w:rsidR="00EB73D4">
              <w:rPr>
                <w:noProof/>
                <w:webHidden/>
              </w:rPr>
              <w:fldChar w:fldCharType="end"/>
            </w:r>
          </w:hyperlink>
        </w:p>
        <w:p w14:paraId="3F01FBDF" w14:textId="659FE136" w:rsidR="00EB73D4" w:rsidRDefault="00EE3378">
          <w:pPr>
            <w:pStyle w:val="TOC1"/>
            <w:tabs>
              <w:tab w:val="right" w:leader="dot" w:pos="10450"/>
            </w:tabs>
            <w:rPr>
              <w:rFonts w:eastAsiaTheme="minorEastAsia"/>
              <w:b w:val="0"/>
              <w:bCs w:val="0"/>
              <w:noProof/>
              <w:lang w:val="en-IE"/>
            </w:rPr>
          </w:pPr>
          <w:hyperlink w:anchor="_Toc1503580" w:history="1">
            <w:r w:rsidR="00EB73D4" w:rsidRPr="00707F31">
              <w:rPr>
                <w:rStyle w:val="Hyperlink"/>
                <w:rFonts w:cstheme="majorHAnsi"/>
                <w:noProof/>
                <w:lang w:eastAsia="en-GB"/>
              </w:rPr>
              <w:t>Appendix</w:t>
            </w:r>
            <w:r w:rsidR="00EB73D4">
              <w:rPr>
                <w:noProof/>
                <w:webHidden/>
              </w:rPr>
              <w:tab/>
            </w:r>
            <w:r w:rsidR="00EB73D4">
              <w:rPr>
                <w:noProof/>
                <w:webHidden/>
              </w:rPr>
              <w:fldChar w:fldCharType="begin"/>
            </w:r>
            <w:r w:rsidR="00EB73D4">
              <w:rPr>
                <w:noProof/>
                <w:webHidden/>
              </w:rPr>
              <w:instrText xml:space="preserve"> PAGEREF _Toc1503580 \h </w:instrText>
            </w:r>
            <w:r w:rsidR="00EB73D4">
              <w:rPr>
                <w:noProof/>
                <w:webHidden/>
              </w:rPr>
            </w:r>
            <w:r w:rsidR="00EB73D4">
              <w:rPr>
                <w:noProof/>
                <w:webHidden/>
              </w:rPr>
              <w:fldChar w:fldCharType="separate"/>
            </w:r>
            <w:r w:rsidR="00EB73D4">
              <w:rPr>
                <w:noProof/>
                <w:webHidden/>
              </w:rPr>
              <w:t>15</w:t>
            </w:r>
            <w:r w:rsidR="00EB73D4">
              <w:rPr>
                <w:noProof/>
                <w:webHidden/>
              </w:rPr>
              <w:fldChar w:fldCharType="end"/>
            </w:r>
          </w:hyperlink>
        </w:p>
        <w:p w14:paraId="47449F0E" w14:textId="4195EED4" w:rsidR="00350672" w:rsidRDefault="00350672" w:rsidP="00350672">
          <w:pPr>
            <w:spacing w:line="360" w:lineRule="auto"/>
          </w:pPr>
          <w:r w:rsidRPr="00350672">
            <w:rPr>
              <w:b/>
              <w:bCs/>
              <w:noProof/>
            </w:rPr>
            <w:fldChar w:fldCharType="end"/>
          </w:r>
        </w:p>
      </w:sdtContent>
    </w:sdt>
    <w:p w14:paraId="4D3507F1" w14:textId="2D7ADCE5" w:rsidR="00350672" w:rsidRDefault="00350672">
      <w:pPr>
        <w:rPr>
          <w:rFonts w:ascii="Times New Roman" w:eastAsiaTheme="majorEastAsia" w:hAnsi="Times New Roman" w:cs="Times New Roman"/>
          <w:color w:val="2F5496" w:themeColor="accent1" w:themeShade="BF"/>
          <w:sz w:val="22"/>
          <w:szCs w:val="22"/>
          <w:lang w:eastAsia="en-GB"/>
        </w:rPr>
      </w:pPr>
      <w:r>
        <w:rPr>
          <w:rFonts w:ascii="Times New Roman" w:hAnsi="Times New Roman" w:cs="Times New Roman"/>
          <w:sz w:val="22"/>
          <w:szCs w:val="22"/>
          <w:lang w:eastAsia="en-GB"/>
        </w:rPr>
        <w:br w:type="page"/>
      </w:r>
      <w:r w:rsidR="00E03E54">
        <w:rPr>
          <w:rFonts w:ascii="Times New Roman" w:hAnsi="Times New Roman" w:cs="Times New Roman"/>
          <w:sz w:val="22"/>
          <w:szCs w:val="22"/>
          <w:lang w:eastAsia="en-GB"/>
        </w:rPr>
        <w:lastRenderedPageBreak/>
        <w:softHyphen/>
      </w:r>
      <w:r w:rsidR="00E03E54">
        <w:rPr>
          <w:rFonts w:ascii="Times New Roman" w:hAnsi="Times New Roman" w:cs="Times New Roman"/>
          <w:sz w:val="22"/>
          <w:szCs w:val="22"/>
          <w:lang w:eastAsia="en-GB"/>
        </w:rPr>
        <w:softHyphen/>
      </w:r>
    </w:p>
    <w:p w14:paraId="326EA01D" w14:textId="64086D64" w:rsidR="00670DC3" w:rsidRPr="00670DC3" w:rsidRDefault="006800CE" w:rsidP="00670DC3">
      <w:pPr>
        <w:pStyle w:val="Heading1"/>
        <w:spacing w:line="276" w:lineRule="auto"/>
        <w:jc w:val="center"/>
        <w:rPr>
          <w:rFonts w:cstheme="majorHAnsi"/>
          <w:b/>
          <w:sz w:val="28"/>
          <w:szCs w:val="28"/>
          <w:lang w:eastAsia="en-GB"/>
        </w:rPr>
      </w:pPr>
      <w:bookmarkStart w:id="2" w:name="_Toc1503545"/>
      <w:bookmarkEnd w:id="1"/>
      <w:bookmarkEnd w:id="0"/>
      <w:r w:rsidRPr="006800CE">
        <w:rPr>
          <w:rFonts w:cstheme="majorHAnsi"/>
          <w:b/>
          <w:sz w:val="28"/>
          <w:szCs w:val="28"/>
          <w:lang w:eastAsia="en-GB"/>
        </w:rPr>
        <w:t>Introduction</w:t>
      </w:r>
      <w:r w:rsidR="00BA6D8B">
        <w:rPr>
          <w:rFonts w:cstheme="majorHAnsi"/>
          <w:b/>
          <w:sz w:val="28"/>
          <w:szCs w:val="28"/>
          <w:lang w:eastAsia="en-GB"/>
        </w:rPr>
        <w:t xml:space="preserve"> </w:t>
      </w:r>
      <w:r w:rsidR="00BA6D8B" w:rsidRPr="00BA6D8B">
        <w:rPr>
          <w:rFonts w:cstheme="majorHAnsi"/>
          <w:b/>
          <w:sz w:val="28"/>
          <w:szCs w:val="28"/>
          <w:highlight w:val="yellow"/>
          <w:lang w:eastAsia="en-GB"/>
        </w:rPr>
        <w:t>TO-DO</w:t>
      </w:r>
      <w:bookmarkEnd w:id="2"/>
    </w:p>
    <w:p w14:paraId="38F5D398" w14:textId="49C34F8D" w:rsidR="006800CE" w:rsidRDefault="006800CE" w:rsidP="006800CE">
      <w:pPr>
        <w:rPr>
          <w:lang w:eastAsia="en-GB"/>
        </w:rPr>
      </w:pPr>
    </w:p>
    <w:p w14:paraId="64CFAC30" w14:textId="799B2E2B" w:rsidR="006800CE" w:rsidRPr="006800CE" w:rsidRDefault="006800CE" w:rsidP="008478FB">
      <w:pPr>
        <w:pStyle w:val="Heading2"/>
        <w:rPr>
          <w:sz w:val="24"/>
          <w:szCs w:val="24"/>
          <w:u w:val="single"/>
          <w:lang w:eastAsia="en-GB"/>
        </w:rPr>
      </w:pPr>
      <w:bookmarkStart w:id="3" w:name="_Toc1503546"/>
      <w:r w:rsidRPr="006800CE">
        <w:rPr>
          <w:sz w:val="24"/>
          <w:szCs w:val="24"/>
          <w:u w:val="single"/>
          <w:lang w:eastAsia="en-GB"/>
        </w:rPr>
        <w:t>Purpose</w:t>
      </w:r>
      <w:bookmarkEnd w:id="3"/>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03815220" w14:textId="35EBBD70" w:rsidR="00670DC3" w:rsidRPr="006800CE" w:rsidRDefault="006800CE" w:rsidP="006800CE">
      <w:pPr>
        <w:rPr>
          <w:lang w:eastAsia="en-GB"/>
        </w:rPr>
      </w:pPr>
      <w:r>
        <w:rPr>
          <w:lang w:eastAsia="en-GB"/>
        </w:rPr>
        <w:tab/>
      </w:r>
    </w:p>
    <w:p w14:paraId="6CBD4D3B" w14:textId="2A9BAA1A" w:rsidR="006800CE" w:rsidRPr="006800CE" w:rsidRDefault="006800CE" w:rsidP="006800CE">
      <w:pPr>
        <w:pStyle w:val="Heading2"/>
        <w:rPr>
          <w:sz w:val="24"/>
          <w:szCs w:val="24"/>
          <w:u w:val="single"/>
          <w:lang w:eastAsia="en-GB"/>
        </w:rPr>
      </w:pPr>
      <w:bookmarkStart w:id="4" w:name="_Toc1503547"/>
      <w:r w:rsidRPr="006800CE">
        <w:rPr>
          <w:sz w:val="24"/>
          <w:szCs w:val="24"/>
          <w:u w:val="single"/>
          <w:lang w:eastAsia="en-GB"/>
        </w:rPr>
        <w:t>Scope</w:t>
      </w:r>
      <w:bookmarkEnd w:id="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55A1A960" w14:textId="77777777" w:rsidR="00986760" w:rsidRPr="006800CE" w:rsidRDefault="00986760" w:rsidP="006800CE">
      <w:pPr>
        <w:rPr>
          <w:lang w:eastAsia="en-GB"/>
        </w:rPr>
      </w:pPr>
    </w:p>
    <w:p w14:paraId="60AA4A1D" w14:textId="589BF250" w:rsidR="006800CE" w:rsidRPr="006800CE" w:rsidRDefault="006800CE" w:rsidP="006800CE">
      <w:pPr>
        <w:pStyle w:val="Heading2"/>
        <w:rPr>
          <w:sz w:val="24"/>
          <w:szCs w:val="24"/>
          <w:u w:val="single"/>
          <w:lang w:eastAsia="en-GB"/>
        </w:rPr>
      </w:pPr>
      <w:bookmarkStart w:id="5" w:name="_Toc1503548"/>
      <w:r w:rsidRPr="006800CE">
        <w:rPr>
          <w:sz w:val="24"/>
          <w:szCs w:val="24"/>
          <w:u w:val="single"/>
          <w:lang w:eastAsia="en-GB"/>
        </w:rPr>
        <w:t>Definitions</w:t>
      </w:r>
      <w:bookmarkEnd w:id="5"/>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43103ABD" w14:textId="1FA12982" w:rsidR="006800CE" w:rsidRDefault="006800CE" w:rsidP="006800CE">
      <w:pPr>
        <w:rPr>
          <w:lang w:eastAsia="en-GB"/>
        </w:rPr>
      </w:pPr>
    </w:p>
    <w:p w14:paraId="3D090388" w14:textId="71A3B085" w:rsidR="006800CE" w:rsidRPr="006800CE" w:rsidRDefault="006800CE" w:rsidP="006800CE">
      <w:pPr>
        <w:pStyle w:val="Heading2"/>
        <w:rPr>
          <w:sz w:val="24"/>
          <w:szCs w:val="24"/>
          <w:u w:val="single"/>
          <w:lang w:eastAsia="en-GB"/>
        </w:rPr>
      </w:pPr>
      <w:bookmarkStart w:id="6" w:name="_Toc1503549"/>
      <w:r w:rsidRPr="006800CE">
        <w:rPr>
          <w:sz w:val="24"/>
          <w:szCs w:val="24"/>
          <w:u w:val="single"/>
          <w:lang w:eastAsia="en-GB"/>
        </w:rPr>
        <w:t>Overview</w:t>
      </w:r>
      <w:bookmarkEnd w:id="6"/>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2C41ACF" w14:textId="281E082A" w:rsidR="006800CE" w:rsidRDefault="006800CE" w:rsidP="006800CE">
      <w:pPr>
        <w:rPr>
          <w:lang w:eastAsia="en-GB"/>
        </w:rPr>
      </w:pPr>
    </w:p>
    <w:p w14:paraId="231C15CB" w14:textId="7B0B60BC" w:rsidR="006800CE" w:rsidRPr="00891060" w:rsidRDefault="006800CE" w:rsidP="00891060">
      <w:pPr>
        <w:pStyle w:val="Heading1"/>
        <w:jc w:val="center"/>
        <w:rPr>
          <w:b/>
          <w:sz w:val="28"/>
          <w:szCs w:val="28"/>
          <w:lang w:eastAsia="en-GB"/>
        </w:rPr>
      </w:pPr>
      <w:bookmarkStart w:id="7" w:name="_Toc1503550"/>
      <w:r w:rsidRPr="006800CE">
        <w:rPr>
          <w:b/>
          <w:sz w:val="28"/>
          <w:szCs w:val="28"/>
          <w:lang w:eastAsia="en-GB"/>
        </w:rPr>
        <w:t>Requirements Analysis Summary</w:t>
      </w:r>
      <w:bookmarkEnd w:id="7"/>
    </w:p>
    <w:p w14:paraId="5A625FCC" w14:textId="77777777" w:rsidR="006800CE" w:rsidRPr="006800CE" w:rsidRDefault="006800CE" w:rsidP="006800CE">
      <w:pPr>
        <w:rPr>
          <w:lang w:eastAsia="en-GB"/>
        </w:rPr>
      </w:pPr>
    </w:p>
    <w:p w14:paraId="22FE18C8" w14:textId="2B13C563" w:rsidR="006800CE" w:rsidRPr="006800CE" w:rsidRDefault="006800CE" w:rsidP="006800CE">
      <w:pPr>
        <w:pStyle w:val="Heading2"/>
        <w:rPr>
          <w:sz w:val="24"/>
          <w:szCs w:val="24"/>
          <w:u w:val="single"/>
          <w:lang w:eastAsia="en-GB"/>
        </w:rPr>
      </w:pPr>
      <w:bookmarkStart w:id="8" w:name="_Toc1503551"/>
      <w:r w:rsidRPr="006800CE">
        <w:rPr>
          <w:sz w:val="24"/>
          <w:szCs w:val="24"/>
          <w:u w:val="single"/>
          <w:lang w:eastAsia="en-GB"/>
        </w:rPr>
        <w:t>Data Collecting</w:t>
      </w:r>
      <w:bookmarkEnd w:id="8"/>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7607A407" w14:textId="1D624952" w:rsidR="006800CE" w:rsidRDefault="006800CE" w:rsidP="006800CE">
      <w:pPr>
        <w:rPr>
          <w:lang w:eastAsia="en-GB"/>
        </w:rPr>
      </w:pPr>
    </w:p>
    <w:p w14:paraId="072AFE49" w14:textId="77777777" w:rsidR="00AD0B5A" w:rsidRDefault="00AD0B5A" w:rsidP="00AD0B5A">
      <w:pPr>
        <w:rPr>
          <w:color w:val="000000"/>
        </w:rPr>
      </w:pPr>
      <w:r>
        <w:rPr>
          <w:color w:val="000000"/>
        </w:rPr>
        <w:t xml:space="preserve">The following approach was taken during the requirements elicitation process. Requirements were elicited through (1) System Observation, (2) Customer Interview (3) and Brainstorming. </w:t>
      </w:r>
    </w:p>
    <w:p w14:paraId="1769DA6A" w14:textId="77777777" w:rsidR="00AD0B5A" w:rsidRDefault="00AD0B5A" w:rsidP="00AD0B5A"/>
    <w:p w14:paraId="52ECC835" w14:textId="77777777" w:rsidR="00AD0B5A" w:rsidRDefault="00AD0B5A" w:rsidP="00AD0B5A">
      <w:pPr>
        <w:pStyle w:val="Heading3"/>
        <w:rPr>
          <w:b/>
        </w:rPr>
      </w:pPr>
      <w:bookmarkStart w:id="9" w:name="_4d34og8" w:colFirst="0" w:colLast="0"/>
      <w:bookmarkStart w:id="10" w:name="_Toc1503552"/>
      <w:bookmarkEnd w:id="9"/>
      <w:r>
        <w:rPr>
          <w:b/>
        </w:rPr>
        <w:t>System Observation</w:t>
      </w:r>
      <w:bookmarkEnd w:id="10"/>
    </w:p>
    <w:p w14:paraId="60C97FD4" w14:textId="77777777" w:rsidR="00AD0B5A" w:rsidRDefault="00AD0B5A" w:rsidP="00AD0B5A">
      <w:r>
        <w:t>The first method of elicitation was the observation of the current system. Through this, we aimed to have a greater understanding of who the system users were and how they interacted with the legacy systems. This ensured that we were not missing any pinch points.</w:t>
      </w:r>
    </w:p>
    <w:p w14:paraId="2D39DB68" w14:textId="77777777" w:rsidR="00AD0B5A" w:rsidRDefault="00AD0B5A" w:rsidP="00AD0B5A"/>
    <w:p w14:paraId="1FA2F422" w14:textId="77777777" w:rsidR="00AD0B5A" w:rsidRDefault="00AD0B5A" w:rsidP="00AD0B5A">
      <w:r>
        <w:t xml:space="preserve">Our research was focused on two main observations: general observation and the current </w:t>
      </w:r>
      <w:proofErr w:type="spellStart"/>
      <w:r>
        <w:t>DublinBikes</w:t>
      </w:r>
      <w:proofErr w:type="spellEnd"/>
      <w:r>
        <w:t xml:space="preserve"> web application. General observation was constructed from observations that we could make </w:t>
      </w:r>
      <w:proofErr w:type="gramStart"/>
      <w:r>
        <w:t>including:</w:t>
      </w:r>
      <w:proofErr w:type="gramEnd"/>
      <w:r>
        <w:t xml:space="preserve"> general experience; accuracy of information; and product offering. The </w:t>
      </w:r>
      <w:proofErr w:type="spellStart"/>
      <w:r>
        <w:t>DublinBikes</w:t>
      </w:r>
      <w:proofErr w:type="spellEnd"/>
      <w:r>
        <w:t xml:space="preserve"> application was reviewed by the team. We decided to borrow a common business practice called ‘SWOT analysis’. </w:t>
      </w:r>
    </w:p>
    <w:p w14:paraId="497C7D8A" w14:textId="77777777" w:rsidR="00AD0B5A" w:rsidRDefault="00AD0B5A" w:rsidP="00AD0B5A">
      <w:pPr>
        <w:rPr>
          <w:color w:val="1F3864"/>
        </w:rPr>
      </w:pPr>
    </w:p>
    <w:p w14:paraId="47E8F205" w14:textId="77777777" w:rsidR="00AD0B5A" w:rsidRDefault="00AD0B5A" w:rsidP="00AD0B5A">
      <w:pPr>
        <w:pStyle w:val="Heading3"/>
        <w:rPr>
          <w:b/>
        </w:rPr>
      </w:pPr>
      <w:bookmarkStart w:id="11" w:name="_Toc1503553"/>
      <w:r>
        <w:rPr>
          <w:b/>
        </w:rPr>
        <w:t>Customer Interview</w:t>
      </w:r>
      <w:bookmarkEnd w:id="11"/>
    </w:p>
    <w:p w14:paraId="4E999051" w14:textId="77777777" w:rsidR="00AD0B5A" w:rsidRDefault="00AD0B5A" w:rsidP="00AD0B5A">
      <w:r>
        <w:t xml:space="preserve">The second method of elicitation was interviewing customers of the </w:t>
      </w:r>
      <w:proofErr w:type="spellStart"/>
      <w:r>
        <w:t>DublinBikes</w:t>
      </w:r>
      <w:proofErr w:type="spellEnd"/>
      <w:r>
        <w:t xml:space="preserve"> network and web application. We used people who we knew have used the service. The customers ranged in age and usage.</w:t>
      </w:r>
    </w:p>
    <w:p w14:paraId="74425FD8" w14:textId="77777777" w:rsidR="00AD0B5A" w:rsidRDefault="00AD0B5A" w:rsidP="00AD0B5A"/>
    <w:p w14:paraId="3163DB4E" w14:textId="77777777" w:rsidR="00AD0B5A" w:rsidRDefault="00AD0B5A" w:rsidP="00AD0B5A">
      <w:pPr>
        <w:pStyle w:val="Heading3"/>
        <w:rPr>
          <w:b/>
        </w:rPr>
      </w:pPr>
      <w:bookmarkStart w:id="12" w:name="_2s8eyo1" w:colFirst="0" w:colLast="0"/>
      <w:bookmarkStart w:id="13" w:name="_Toc1503554"/>
      <w:bookmarkEnd w:id="12"/>
      <w:r>
        <w:rPr>
          <w:b/>
        </w:rPr>
        <w:t>Brainstorming</w:t>
      </w:r>
      <w:bookmarkEnd w:id="13"/>
    </w:p>
    <w:p w14:paraId="5D1B79DA" w14:textId="4F16E178" w:rsidR="00261043" w:rsidRPr="00AD0B5A" w:rsidRDefault="00AD0B5A" w:rsidP="00261043">
      <w:pPr>
        <w:rPr>
          <w:color w:val="000000"/>
        </w:rPr>
      </w:pPr>
      <w:r>
        <w:rPr>
          <w:color w:val="000000"/>
        </w:rPr>
        <w:t xml:space="preserve">We believed that the technology that was required to produce this application was already been successfully implemented in a number of other industries. For this reason, we decided to research what was currently being offered individually and concluded by continuing the process as a team. </w:t>
      </w:r>
    </w:p>
    <w:p w14:paraId="4E50F85D" w14:textId="77777777" w:rsidR="006800CE" w:rsidRPr="006800CE" w:rsidRDefault="006800CE" w:rsidP="006800CE">
      <w:pPr>
        <w:rPr>
          <w:lang w:eastAsia="en-GB"/>
        </w:rPr>
      </w:pPr>
    </w:p>
    <w:p w14:paraId="5284DBF9" w14:textId="2D18A057" w:rsidR="006800CE" w:rsidRPr="006800CE" w:rsidRDefault="006800CE" w:rsidP="006800CE">
      <w:pPr>
        <w:pStyle w:val="Heading2"/>
        <w:rPr>
          <w:sz w:val="24"/>
          <w:szCs w:val="24"/>
          <w:u w:val="single"/>
          <w:lang w:eastAsia="en-GB"/>
        </w:rPr>
      </w:pPr>
      <w:bookmarkStart w:id="14" w:name="_Toc1503555"/>
      <w:r w:rsidRPr="006800CE">
        <w:rPr>
          <w:sz w:val="24"/>
          <w:szCs w:val="24"/>
          <w:u w:val="single"/>
          <w:lang w:eastAsia="en-GB"/>
        </w:rPr>
        <w:t>Requirements Analysis</w:t>
      </w:r>
      <w:bookmarkEnd w:id="1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FE07F6A" w14:textId="77777777" w:rsidR="006800CE" w:rsidRPr="006800CE" w:rsidRDefault="006800CE" w:rsidP="006800CE">
      <w:pPr>
        <w:rPr>
          <w:lang w:eastAsia="en-GB"/>
        </w:rPr>
      </w:pPr>
    </w:p>
    <w:p w14:paraId="14F91675" w14:textId="77777777" w:rsidR="00AD0B5A" w:rsidRDefault="00AD0B5A" w:rsidP="00AD0B5A">
      <w:pPr>
        <w:pStyle w:val="Heading2"/>
        <w:rPr>
          <w:b/>
        </w:rPr>
      </w:pPr>
      <w:bookmarkStart w:id="15" w:name="_Toc1503556"/>
      <w:r>
        <w:rPr>
          <w:b/>
        </w:rPr>
        <w:t>Selecting Data</w:t>
      </w:r>
      <w:bookmarkEnd w:id="15"/>
    </w:p>
    <w:p w14:paraId="32DF38DB" w14:textId="77777777" w:rsidR="00AD0B5A" w:rsidRDefault="00AD0B5A" w:rsidP="00AD0B5A">
      <w:pPr>
        <w:rPr>
          <w:color w:val="000000"/>
        </w:rPr>
      </w:pPr>
      <w:r>
        <w:rPr>
          <w:color w:val="000000"/>
        </w:rPr>
        <w:t xml:space="preserve">We were aware that there was a considerable amount of information collected as a result of the various elicitation techniques deployed. This required us to select the most relevant information that was applicable when determining the products requirements. </w:t>
      </w:r>
    </w:p>
    <w:p w14:paraId="389505CC" w14:textId="77777777" w:rsidR="00AD0B5A" w:rsidRDefault="00AD0B5A" w:rsidP="00AD0B5A">
      <w:pPr>
        <w:pStyle w:val="Heading2"/>
        <w:rPr>
          <w:b/>
        </w:rPr>
      </w:pPr>
    </w:p>
    <w:p w14:paraId="480C2D97" w14:textId="77777777" w:rsidR="00AD0B5A" w:rsidRDefault="00AD0B5A" w:rsidP="00AD0B5A">
      <w:pPr>
        <w:pStyle w:val="Heading2"/>
        <w:rPr>
          <w:b/>
        </w:rPr>
      </w:pPr>
      <w:bookmarkStart w:id="16" w:name="_26in1rg" w:colFirst="0" w:colLast="0"/>
      <w:bookmarkStart w:id="17" w:name="_Toc1503557"/>
      <w:bookmarkEnd w:id="16"/>
      <w:r>
        <w:rPr>
          <w:b/>
        </w:rPr>
        <w:t>Analysing Data</w:t>
      </w:r>
      <w:bookmarkEnd w:id="17"/>
    </w:p>
    <w:p w14:paraId="163DC277" w14:textId="77777777" w:rsidR="00AD0B5A" w:rsidRDefault="00AD0B5A" w:rsidP="00AD0B5A">
      <w:r>
        <w:t xml:space="preserve">We chose to divide up the data that we gathered into clusters. We broke down each of the operations of the product into its own parts: (1) User Interaction / Information Display (2) Analytics (3) Display (4) Accuracy </w:t>
      </w:r>
    </w:p>
    <w:p w14:paraId="5A5A0314" w14:textId="77777777" w:rsidR="00AD0B5A" w:rsidRDefault="00AD0B5A" w:rsidP="00AD0B5A"/>
    <w:p w14:paraId="4A350AC7" w14:textId="77777777" w:rsidR="00AD0B5A" w:rsidRDefault="00AD0B5A" w:rsidP="00AD0B5A">
      <w:r>
        <w:t>The segregation allowed us to accurately identify what was needed. By dividing up the elements of the product, we see the features that should take priority. Using the information from the system observation, customer interview and brainstorming session, we outlined the features that were pinnacle to the success of the product.</w:t>
      </w:r>
    </w:p>
    <w:p w14:paraId="6FEB5F70" w14:textId="77777777" w:rsidR="00AD0B5A" w:rsidRDefault="00AD0B5A" w:rsidP="00AD0B5A">
      <w:pPr>
        <w:pStyle w:val="Heading2"/>
        <w:rPr>
          <w:b/>
          <w:sz w:val="24"/>
          <w:szCs w:val="24"/>
        </w:rPr>
      </w:pPr>
    </w:p>
    <w:p w14:paraId="33B94226" w14:textId="77777777" w:rsidR="00AD0B5A" w:rsidRDefault="00AD0B5A" w:rsidP="00C57A55">
      <w:pPr>
        <w:numPr>
          <w:ilvl w:val="0"/>
          <w:numId w:val="5"/>
        </w:numPr>
        <w:pBdr>
          <w:top w:val="nil"/>
          <w:left w:val="nil"/>
          <w:bottom w:val="nil"/>
          <w:right w:val="nil"/>
          <w:between w:val="nil"/>
        </w:pBdr>
        <w:rPr>
          <w:color w:val="000000"/>
        </w:rPr>
      </w:pPr>
      <w:r>
        <w:rPr>
          <w:color w:val="000000"/>
        </w:rPr>
        <w:t>User Interaction / Information Display</w:t>
      </w:r>
    </w:p>
    <w:p w14:paraId="652B8C63" w14:textId="77777777" w:rsidR="00AD0B5A" w:rsidRDefault="00AD0B5A" w:rsidP="00C57A55">
      <w:pPr>
        <w:numPr>
          <w:ilvl w:val="0"/>
          <w:numId w:val="5"/>
        </w:numPr>
        <w:pBdr>
          <w:top w:val="nil"/>
          <w:left w:val="nil"/>
          <w:bottom w:val="nil"/>
          <w:right w:val="nil"/>
          <w:between w:val="nil"/>
        </w:pBdr>
        <w:rPr>
          <w:color w:val="000000"/>
        </w:rPr>
      </w:pPr>
      <w:r>
        <w:rPr>
          <w:color w:val="000000"/>
        </w:rPr>
        <w:t>Analytics</w:t>
      </w:r>
    </w:p>
    <w:p w14:paraId="52B590F9" w14:textId="77777777" w:rsidR="00AD0B5A" w:rsidRDefault="00AD0B5A" w:rsidP="00C57A55">
      <w:pPr>
        <w:numPr>
          <w:ilvl w:val="0"/>
          <w:numId w:val="5"/>
        </w:numPr>
        <w:pBdr>
          <w:top w:val="nil"/>
          <w:left w:val="nil"/>
          <w:bottom w:val="nil"/>
          <w:right w:val="nil"/>
          <w:between w:val="nil"/>
        </w:pBdr>
        <w:rPr>
          <w:color w:val="000000"/>
        </w:rPr>
      </w:pPr>
      <w:r>
        <w:rPr>
          <w:color w:val="000000"/>
        </w:rPr>
        <w:t>Display</w:t>
      </w:r>
    </w:p>
    <w:p w14:paraId="1A878696" w14:textId="77777777" w:rsidR="00AD0B5A" w:rsidRDefault="00AD0B5A" w:rsidP="00C57A55">
      <w:pPr>
        <w:numPr>
          <w:ilvl w:val="0"/>
          <w:numId w:val="5"/>
        </w:numPr>
        <w:pBdr>
          <w:top w:val="nil"/>
          <w:left w:val="nil"/>
          <w:bottom w:val="nil"/>
          <w:right w:val="nil"/>
          <w:between w:val="nil"/>
        </w:pBdr>
        <w:rPr>
          <w:color w:val="000000"/>
        </w:rPr>
      </w:pPr>
      <w:r>
        <w:rPr>
          <w:color w:val="000000"/>
        </w:rPr>
        <w:t xml:space="preserve">Accuracy </w:t>
      </w:r>
    </w:p>
    <w:p w14:paraId="5C42F212" w14:textId="77777777" w:rsidR="00AD0B5A" w:rsidRDefault="00AD0B5A" w:rsidP="00AD0B5A"/>
    <w:p w14:paraId="0F4D849E" w14:textId="77777777" w:rsidR="00AD0B5A" w:rsidRDefault="00AD0B5A" w:rsidP="00AD0B5A"/>
    <w:p w14:paraId="2BE56057" w14:textId="77777777" w:rsidR="00AD0B5A" w:rsidRDefault="00AD0B5A" w:rsidP="00AD0B5A">
      <w:r>
        <w:rPr>
          <w:noProof/>
        </w:rPr>
        <mc:AlternateContent>
          <mc:Choice Requires="wps">
            <w:drawing>
              <wp:anchor distT="0" distB="0" distL="114300" distR="114300" simplePos="0" relativeHeight="251669504" behindDoc="0" locked="0" layoutInCell="1" hidden="0" allowOverlap="1" wp14:anchorId="654F9D04" wp14:editId="3A477C71">
                <wp:simplePos x="0" y="0"/>
                <wp:positionH relativeFrom="column">
                  <wp:posOffset>200722</wp:posOffset>
                </wp:positionH>
                <wp:positionV relativeFrom="paragraph">
                  <wp:posOffset>156907</wp:posOffset>
                </wp:positionV>
                <wp:extent cx="6210300" cy="970156"/>
                <wp:effectExtent l="0" t="0" r="12700" b="8255"/>
                <wp:wrapNone/>
                <wp:docPr id="11" name="Rectangle 11"/>
                <wp:cNvGraphicFramePr/>
                <a:graphic xmlns:a="http://schemas.openxmlformats.org/drawingml/2006/main">
                  <a:graphicData uri="http://schemas.microsoft.com/office/word/2010/wordprocessingShape">
                    <wps:wsp>
                      <wps:cNvSpPr/>
                      <wps:spPr>
                        <a:xfrm>
                          <a:off x="0" y="0"/>
                          <a:ext cx="6210300" cy="970156"/>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35CD0301" w14:textId="77777777" w:rsidR="00EE3378" w:rsidRDefault="00EE3378" w:rsidP="00AD0B5A">
                            <w:pPr>
                              <w:spacing w:line="360" w:lineRule="auto"/>
                              <w:textDirection w:val="btLr"/>
                            </w:pPr>
                            <w:r>
                              <w:rPr>
                                <w:b/>
                                <w:i/>
                                <w:color w:val="000000"/>
                              </w:rPr>
                              <w:t xml:space="preserve">Our requirements analysis highlighted the shortcomings of the current system. We believe that we have equipped ourselves well for producing a product that understands the needs of our customers. It is envisaged that the product will be deployed fully to the Dublin Bikes domain.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54F9D04" id="Rectangle 11" o:spid="_x0000_s1028" style="position:absolute;margin-left:15.8pt;margin-top:12.35pt;width:489pt;height:7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" fillcolor="white [3201]" strokecolor="#4472c4 [3204]" strokeweight="1pt">
                <v:stroke startarrowwidth="narrow" startarrowlength="short" endarrowwidth="narrow" endarrowlength="short"/>
                <v:textbox inset="2.53958mm,1.2694mm,2.53958mm,1.2694mm">
                  <w:txbxContent>
                    <w:p w14:paraId="35CD0301" w14:textId="77777777" w:rsidR="00EE3378" w:rsidRDefault="00EE3378" w:rsidP="00AD0B5A">
                      <w:pPr>
                        <w:spacing w:line="360" w:lineRule="auto"/>
                        <w:textDirection w:val="btLr"/>
                      </w:pPr>
                      <w:r>
                        <w:rPr>
                          <w:b/>
                          <w:i/>
                          <w:color w:val="000000"/>
                        </w:rPr>
                        <w:t xml:space="preserve">Our requirements analysis highlighted the shortcomings of the current system. We believe that we have equipped ourselves well for producing a product that understands the needs of our customers. It is envisaged that the product will be deployed fully to the Dublin Bikes domain. </w:t>
                      </w:r>
                    </w:p>
                  </w:txbxContent>
                </v:textbox>
              </v:rect>
            </w:pict>
          </mc:Fallback>
        </mc:AlternateContent>
      </w:r>
    </w:p>
    <w:p w14:paraId="19ADB343" w14:textId="77777777" w:rsidR="00AD0B5A" w:rsidRDefault="00AD0B5A" w:rsidP="00AD0B5A"/>
    <w:p w14:paraId="37C2DA05" w14:textId="77777777" w:rsidR="00AD0B5A" w:rsidRDefault="00AD0B5A" w:rsidP="00AD0B5A"/>
    <w:p w14:paraId="4932D300" w14:textId="77777777" w:rsidR="00AD0B5A" w:rsidRDefault="00AD0B5A" w:rsidP="00AD0B5A"/>
    <w:p w14:paraId="3DD57108" w14:textId="77777777" w:rsidR="00AD0B5A" w:rsidRDefault="00AD0B5A" w:rsidP="00AD0B5A"/>
    <w:p w14:paraId="405E0511" w14:textId="77777777" w:rsidR="00AD0B5A" w:rsidRDefault="00AD0B5A" w:rsidP="00AD0B5A"/>
    <w:p w14:paraId="71F529C0" w14:textId="77777777" w:rsidR="00AD0B5A" w:rsidRDefault="00AD0B5A" w:rsidP="00AD0B5A"/>
    <w:p w14:paraId="7665CD5F" w14:textId="3A84BF4E" w:rsidR="00FE2D3A" w:rsidRDefault="00FE2D3A" w:rsidP="00FE2D3A">
      <w:pPr>
        <w:rPr>
          <w:lang w:eastAsia="en-GB"/>
        </w:rPr>
      </w:pPr>
    </w:p>
    <w:p w14:paraId="11ABEEAD" w14:textId="0BF02670" w:rsidR="00FE2D3A" w:rsidRDefault="00FE2D3A" w:rsidP="00FE2D3A">
      <w:pPr>
        <w:rPr>
          <w:lang w:eastAsia="en-GB"/>
        </w:rPr>
      </w:pPr>
    </w:p>
    <w:p w14:paraId="16FF4406" w14:textId="59E14988" w:rsidR="00FE2D3A" w:rsidRDefault="00FE2D3A" w:rsidP="00FE2D3A">
      <w:pPr>
        <w:rPr>
          <w:lang w:eastAsia="en-GB"/>
        </w:rPr>
      </w:pPr>
    </w:p>
    <w:p w14:paraId="32CEDED1" w14:textId="4546CDCB" w:rsidR="00FE2D3A" w:rsidRDefault="00FE2D3A" w:rsidP="00FE2D3A">
      <w:pPr>
        <w:rPr>
          <w:lang w:eastAsia="en-GB"/>
        </w:rPr>
      </w:pPr>
    </w:p>
    <w:p w14:paraId="4851C4BB" w14:textId="626140DE" w:rsidR="00FE2D3A" w:rsidRDefault="00FE2D3A" w:rsidP="00FE2D3A">
      <w:pPr>
        <w:rPr>
          <w:lang w:eastAsia="en-GB"/>
        </w:rPr>
      </w:pPr>
    </w:p>
    <w:p w14:paraId="48026EAC" w14:textId="205C9726" w:rsidR="0076056E" w:rsidRDefault="0076056E" w:rsidP="00FE2D3A">
      <w:pPr>
        <w:rPr>
          <w:lang w:eastAsia="en-GB"/>
        </w:rPr>
      </w:pPr>
    </w:p>
    <w:p w14:paraId="1B1F5E67" w14:textId="1D7567D7" w:rsidR="0076056E" w:rsidRDefault="0076056E" w:rsidP="00FE2D3A">
      <w:pPr>
        <w:rPr>
          <w:lang w:eastAsia="en-GB"/>
        </w:rPr>
      </w:pPr>
    </w:p>
    <w:p w14:paraId="3C1D7574" w14:textId="512FAE85" w:rsidR="0076056E" w:rsidRDefault="0076056E" w:rsidP="00FE2D3A">
      <w:pPr>
        <w:rPr>
          <w:lang w:eastAsia="en-GB"/>
        </w:rPr>
      </w:pPr>
    </w:p>
    <w:p w14:paraId="2D46F3D1" w14:textId="1604680E" w:rsidR="0076056E" w:rsidRDefault="0076056E" w:rsidP="00FE2D3A">
      <w:pPr>
        <w:rPr>
          <w:lang w:eastAsia="en-GB"/>
        </w:rPr>
      </w:pPr>
    </w:p>
    <w:p w14:paraId="42188D5E" w14:textId="42F43666" w:rsidR="0076056E" w:rsidRDefault="0076056E" w:rsidP="00FE2D3A">
      <w:pPr>
        <w:rPr>
          <w:lang w:eastAsia="en-GB"/>
        </w:rPr>
      </w:pPr>
    </w:p>
    <w:p w14:paraId="2DD7CC6F" w14:textId="4ACA8EF2" w:rsidR="0076056E" w:rsidRDefault="0076056E" w:rsidP="00FE2D3A">
      <w:pPr>
        <w:rPr>
          <w:lang w:eastAsia="en-GB"/>
        </w:rPr>
      </w:pPr>
    </w:p>
    <w:p w14:paraId="57DAC4D6" w14:textId="7EBE274C" w:rsidR="0076056E" w:rsidRDefault="0076056E" w:rsidP="00FE2D3A">
      <w:pPr>
        <w:rPr>
          <w:lang w:eastAsia="en-GB"/>
        </w:rPr>
      </w:pPr>
    </w:p>
    <w:p w14:paraId="5FF67B7B" w14:textId="77777777" w:rsidR="0076056E" w:rsidRDefault="0076056E" w:rsidP="00FE2D3A">
      <w:pPr>
        <w:rPr>
          <w:lang w:eastAsia="en-GB"/>
        </w:rPr>
      </w:pPr>
    </w:p>
    <w:p w14:paraId="6A2FD9AE" w14:textId="3BD4A3D1" w:rsidR="00FE2D3A" w:rsidRDefault="00FE2D3A" w:rsidP="00FE2D3A">
      <w:pPr>
        <w:rPr>
          <w:lang w:eastAsia="en-GB"/>
        </w:rPr>
      </w:pPr>
    </w:p>
    <w:p w14:paraId="679D5FFE" w14:textId="1B786FAA" w:rsidR="00AD0B5A" w:rsidRDefault="00AD0B5A" w:rsidP="00FE2D3A">
      <w:pPr>
        <w:rPr>
          <w:lang w:eastAsia="en-GB"/>
        </w:rPr>
      </w:pPr>
    </w:p>
    <w:p w14:paraId="76607ECF" w14:textId="6EEDB1EC" w:rsidR="00AD0B5A" w:rsidRDefault="00AD0B5A" w:rsidP="00FE2D3A">
      <w:pPr>
        <w:rPr>
          <w:lang w:eastAsia="en-GB"/>
        </w:rPr>
      </w:pPr>
    </w:p>
    <w:p w14:paraId="2FCFAC23" w14:textId="4D0B88DD" w:rsidR="00AD0B5A" w:rsidRDefault="00AD0B5A" w:rsidP="00FE2D3A">
      <w:pPr>
        <w:rPr>
          <w:lang w:eastAsia="en-GB"/>
        </w:rPr>
      </w:pPr>
    </w:p>
    <w:p w14:paraId="4E8E716F" w14:textId="49A27F6C" w:rsidR="00AD0B5A" w:rsidRDefault="00AD0B5A" w:rsidP="00FE2D3A">
      <w:pPr>
        <w:rPr>
          <w:lang w:eastAsia="en-GB"/>
        </w:rPr>
      </w:pPr>
    </w:p>
    <w:p w14:paraId="79FF32BD" w14:textId="4E4A7B10" w:rsidR="00AD0B5A" w:rsidRDefault="00AD0B5A" w:rsidP="00FE2D3A">
      <w:pPr>
        <w:rPr>
          <w:lang w:eastAsia="en-GB"/>
        </w:rPr>
      </w:pPr>
    </w:p>
    <w:p w14:paraId="1A5FFF23" w14:textId="6FCBB1E3" w:rsidR="00AD0B5A" w:rsidRDefault="00AD0B5A" w:rsidP="00FE2D3A">
      <w:pPr>
        <w:rPr>
          <w:lang w:eastAsia="en-GB"/>
        </w:rPr>
      </w:pPr>
    </w:p>
    <w:p w14:paraId="747438F0" w14:textId="29B9498C" w:rsidR="00AD0B5A" w:rsidRDefault="00AD0B5A" w:rsidP="00FE2D3A">
      <w:pPr>
        <w:rPr>
          <w:lang w:eastAsia="en-GB"/>
        </w:rPr>
      </w:pPr>
    </w:p>
    <w:p w14:paraId="44474B2A" w14:textId="7E1B52C9" w:rsidR="00AD0B5A" w:rsidRDefault="00AD0B5A" w:rsidP="00FE2D3A">
      <w:pPr>
        <w:rPr>
          <w:lang w:eastAsia="en-GB"/>
        </w:rPr>
      </w:pPr>
    </w:p>
    <w:p w14:paraId="7943E2A0" w14:textId="3C5A0CD6" w:rsidR="00AD0B5A" w:rsidRDefault="00AD0B5A" w:rsidP="00FE2D3A">
      <w:pPr>
        <w:rPr>
          <w:lang w:eastAsia="en-GB"/>
        </w:rPr>
      </w:pPr>
    </w:p>
    <w:p w14:paraId="65AB3931" w14:textId="74BE09A1" w:rsidR="00AD0B5A" w:rsidRDefault="00AD0B5A" w:rsidP="00FE2D3A">
      <w:pPr>
        <w:rPr>
          <w:lang w:eastAsia="en-GB"/>
        </w:rPr>
      </w:pPr>
    </w:p>
    <w:p w14:paraId="398456DB" w14:textId="2504E2A8" w:rsidR="00AD0B5A" w:rsidRDefault="00AD0B5A" w:rsidP="00FE2D3A">
      <w:pPr>
        <w:rPr>
          <w:lang w:eastAsia="en-GB"/>
        </w:rPr>
      </w:pPr>
    </w:p>
    <w:p w14:paraId="47780B5E" w14:textId="6358E1CC" w:rsidR="00AD0B5A" w:rsidRDefault="00AD0B5A" w:rsidP="00FE2D3A">
      <w:pPr>
        <w:rPr>
          <w:lang w:eastAsia="en-GB"/>
        </w:rPr>
      </w:pPr>
    </w:p>
    <w:p w14:paraId="3634BE78" w14:textId="77777777" w:rsidR="005A3C88" w:rsidRPr="005A3C88" w:rsidRDefault="005A3C88" w:rsidP="005A3C88">
      <w:pPr>
        <w:rPr>
          <w:lang w:eastAsia="en-GB"/>
        </w:rPr>
      </w:pPr>
    </w:p>
    <w:p w14:paraId="0D7314F7" w14:textId="2DBA4CF0" w:rsidR="006800CE" w:rsidRDefault="006800CE" w:rsidP="006800CE">
      <w:pPr>
        <w:pStyle w:val="Heading1"/>
        <w:jc w:val="center"/>
        <w:rPr>
          <w:b/>
          <w:sz w:val="28"/>
          <w:szCs w:val="28"/>
          <w:lang w:eastAsia="en-GB"/>
        </w:rPr>
      </w:pPr>
      <w:bookmarkStart w:id="18" w:name="_Toc1503558"/>
      <w:r>
        <w:rPr>
          <w:b/>
          <w:sz w:val="28"/>
          <w:szCs w:val="28"/>
          <w:lang w:eastAsia="en-GB"/>
        </w:rPr>
        <w:lastRenderedPageBreak/>
        <w:t>Overall Descrip</w:t>
      </w:r>
      <w:r w:rsidR="00C112C2">
        <w:rPr>
          <w:b/>
          <w:sz w:val="28"/>
          <w:szCs w:val="28"/>
          <w:lang w:eastAsia="en-GB"/>
        </w:rPr>
        <w:t>tion</w:t>
      </w:r>
      <w:bookmarkEnd w:id="18"/>
    </w:p>
    <w:p w14:paraId="5F26593E" w14:textId="5D3A995B" w:rsidR="00FE2D3A" w:rsidRDefault="00FE2D3A" w:rsidP="00FE2D3A">
      <w:pPr>
        <w:rPr>
          <w:lang w:eastAsia="en-GB"/>
        </w:rPr>
      </w:pPr>
    </w:p>
    <w:p w14:paraId="4EB1EED2" w14:textId="77777777" w:rsidR="006800CE" w:rsidRPr="006800CE" w:rsidRDefault="006800CE" w:rsidP="006800CE">
      <w:pPr>
        <w:rPr>
          <w:lang w:eastAsia="en-GB"/>
        </w:rPr>
      </w:pPr>
    </w:p>
    <w:p w14:paraId="1B23D7DE" w14:textId="30C179A4" w:rsidR="006800CE" w:rsidRPr="006800CE" w:rsidRDefault="00C112C2" w:rsidP="006800CE">
      <w:pPr>
        <w:pStyle w:val="Heading2"/>
        <w:rPr>
          <w:sz w:val="24"/>
          <w:szCs w:val="24"/>
          <w:u w:val="single"/>
          <w:lang w:eastAsia="en-GB"/>
        </w:rPr>
      </w:pPr>
      <w:bookmarkStart w:id="19" w:name="_Toc1503559"/>
      <w:r>
        <w:rPr>
          <w:sz w:val="24"/>
          <w:szCs w:val="24"/>
          <w:u w:val="single"/>
          <w:lang w:eastAsia="en-GB"/>
        </w:rPr>
        <w:t xml:space="preserve">Product </w:t>
      </w:r>
      <w:r w:rsidR="008055C0">
        <w:rPr>
          <w:sz w:val="24"/>
          <w:szCs w:val="24"/>
          <w:u w:val="single"/>
          <w:lang w:eastAsia="en-GB"/>
        </w:rPr>
        <w:t>Perspective</w:t>
      </w:r>
      <w:bookmarkEnd w:id="19"/>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r w:rsidR="006800CE">
        <w:rPr>
          <w:sz w:val="24"/>
          <w:szCs w:val="24"/>
          <w:u w:val="single"/>
          <w:lang w:eastAsia="en-GB"/>
        </w:rPr>
        <w:tab/>
      </w:r>
    </w:p>
    <w:p w14:paraId="299EA072" w14:textId="77777777" w:rsidR="008055C0" w:rsidRDefault="008055C0" w:rsidP="008055C0"/>
    <w:p w14:paraId="457DF674" w14:textId="77777777" w:rsidR="008055C0" w:rsidRDefault="008055C0" w:rsidP="008055C0">
      <w:pPr>
        <w:pBdr>
          <w:top w:val="nil"/>
          <w:left w:val="nil"/>
          <w:bottom w:val="nil"/>
          <w:right w:val="nil"/>
          <w:between w:val="nil"/>
        </w:pBdr>
      </w:pPr>
      <w:r>
        <w:t xml:space="preserve">The </w:t>
      </w:r>
      <w:proofErr w:type="spellStart"/>
      <w:r>
        <w:t>VillageBikes</w:t>
      </w:r>
      <w:proofErr w:type="spellEnd"/>
      <w:r>
        <w:t xml:space="preserve"> will be a web application for Dublin Bikes. It will not operate independently and will require a web-browser to run. Dublin Bikes website offers a similar service however this system will simply be a web-page page that will provide a clearer more interactive service to the user. This system will be similar to an existing mobile application called “Just Eat </w:t>
      </w:r>
      <w:proofErr w:type="spellStart"/>
      <w:r>
        <w:t>dublinbikes</w:t>
      </w:r>
      <w:proofErr w:type="spellEnd"/>
      <w:r>
        <w:t>”, however this app is currently only available on mobile.</w:t>
      </w:r>
    </w:p>
    <w:p w14:paraId="0C648D18" w14:textId="77777777" w:rsidR="008055C0" w:rsidRDefault="008055C0" w:rsidP="008055C0">
      <w:pPr>
        <w:pBdr>
          <w:top w:val="nil"/>
          <w:left w:val="nil"/>
          <w:bottom w:val="nil"/>
          <w:right w:val="nil"/>
          <w:between w:val="nil"/>
        </w:pBdr>
      </w:pPr>
    </w:p>
    <w:p w14:paraId="08859A1A" w14:textId="77777777" w:rsidR="008055C0" w:rsidRDefault="008055C0" w:rsidP="008055C0">
      <w:pPr>
        <w:pBdr>
          <w:top w:val="nil"/>
          <w:left w:val="nil"/>
          <w:bottom w:val="nil"/>
          <w:right w:val="nil"/>
          <w:between w:val="nil"/>
        </w:pBdr>
      </w:pPr>
      <w:r>
        <w:t>An overview of the system interfaces can be seen below:</w:t>
      </w:r>
    </w:p>
    <w:p w14:paraId="08759CC2" w14:textId="77777777" w:rsidR="008055C0" w:rsidRDefault="008055C0" w:rsidP="008055C0">
      <w:pPr>
        <w:pBdr>
          <w:top w:val="nil"/>
          <w:left w:val="nil"/>
          <w:bottom w:val="nil"/>
          <w:right w:val="nil"/>
          <w:between w:val="nil"/>
        </w:pBdr>
      </w:pPr>
    </w:p>
    <w:p w14:paraId="230B72A1" w14:textId="77777777" w:rsidR="008055C0" w:rsidRDefault="008055C0" w:rsidP="008055C0"/>
    <w:p w14:paraId="7677E277" w14:textId="548A993B" w:rsidR="008055C0" w:rsidRPr="008055C0" w:rsidRDefault="008055C0" w:rsidP="008055C0">
      <w:r>
        <w:rPr>
          <w:noProof/>
        </w:rPr>
        <w:drawing>
          <wp:inline distT="114300" distB="114300" distL="114300" distR="114300" wp14:anchorId="40D72AA8" wp14:editId="198C42E1">
            <wp:extent cx="6648450" cy="3581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648450" cy="3581400"/>
                    </a:xfrm>
                    <a:prstGeom prst="rect">
                      <a:avLst/>
                    </a:prstGeom>
                    <a:ln/>
                  </pic:spPr>
                </pic:pic>
              </a:graphicData>
            </a:graphic>
          </wp:inline>
        </w:drawing>
      </w:r>
      <w:bookmarkStart w:id="20" w:name="_dz30z05k4dc0" w:colFirst="0" w:colLast="0"/>
      <w:bookmarkEnd w:id="20"/>
    </w:p>
    <w:p w14:paraId="7037E730" w14:textId="77777777" w:rsidR="008055C0" w:rsidRDefault="008055C0" w:rsidP="008055C0"/>
    <w:p w14:paraId="06F426DC" w14:textId="23876BAD" w:rsidR="008055C0" w:rsidRDefault="008055C0" w:rsidP="008055C0">
      <w:pPr>
        <w:pStyle w:val="Heading3"/>
        <w:rPr>
          <w:b/>
        </w:rPr>
      </w:pPr>
      <w:bookmarkStart w:id="21" w:name="_Toc1503560"/>
      <w:r w:rsidRPr="008055C0">
        <w:rPr>
          <w:b/>
        </w:rPr>
        <w:t>System interfaces</w:t>
      </w:r>
      <w:bookmarkEnd w:id="21"/>
    </w:p>
    <w:p w14:paraId="1D3A96A1" w14:textId="77777777" w:rsidR="008055C0" w:rsidRPr="008055C0" w:rsidRDefault="008055C0" w:rsidP="008055C0"/>
    <w:p w14:paraId="4A4F743A" w14:textId="77777777" w:rsidR="008055C0" w:rsidRDefault="008055C0" w:rsidP="008055C0">
      <w:pPr>
        <w:rPr>
          <w:i/>
        </w:rPr>
      </w:pPr>
      <w:r>
        <w:rPr>
          <w:i/>
        </w:rPr>
        <w:t>JCDecaux:</w:t>
      </w:r>
    </w:p>
    <w:p w14:paraId="652AA0D2" w14:textId="77777777" w:rsidR="008055C0" w:rsidRPr="008055C0" w:rsidRDefault="008055C0" w:rsidP="008055C0">
      <w:pPr>
        <w:numPr>
          <w:ilvl w:val="0"/>
          <w:numId w:val="16"/>
        </w:numPr>
      </w:pPr>
      <w:r w:rsidRPr="008055C0">
        <w:t>System must have an interface with JCDecaux which allows it to scrape static and dynamic data from the database via an API</w:t>
      </w:r>
    </w:p>
    <w:p w14:paraId="589B235F" w14:textId="36DB1484" w:rsidR="008055C0" w:rsidRDefault="008055C0" w:rsidP="008055C0">
      <w:pPr>
        <w:numPr>
          <w:ilvl w:val="0"/>
          <w:numId w:val="16"/>
        </w:numPr>
        <w:spacing w:after="240"/>
      </w:pPr>
      <w:r w:rsidRPr="008055C0">
        <w:t>System must not exceed daily request limit resulting in system becoming banned</w:t>
      </w:r>
    </w:p>
    <w:p w14:paraId="52A8C808" w14:textId="77777777" w:rsidR="008055C0" w:rsidRDefault="008055C0" w:rsidP="008055C0">
      <w:pPr>
        <w:rPr>
          <w:i/>
        </w:rPr>
      </w:pPr>
      <w:proofErr w:type="spellStart"/>
      <w:r>
        <w:rPr>
          <w:i/>
        </w:rPr>
        <w:t>OpenWeatherMap</w:t>
      </w:r>
      <w:proofErr w:type="spellEnd"/>
      <w:r>
        <w:rPr>
          <w:i/>
        </w:rPr>
        <w:t>:</w:t>
      </w:r>
    </w:p>
    <w:p w14:paraId="300EB08D" w14:textId="77777777" w:rsidR="008055C0" w:rsidRPr="008055C0" w:rsidRDefault="008055C0" w:rsidP="008055C0">
      <w:pPr>
        <w:numPr>
          <w:ilvl w:val="0"/>
          <w:numId w:val="22"/>
        </w:numPr>
      </w:pPr>
      <w:r w:rsidRPr="008055C0">
        <w:t xml:space="preserve">System must have an interface with </w:t>
      </w:r>
      <w:proofErr w:type="spellStart"/>
      <w:r w:rsidRPr="008055C0">
        <w:t>OpenWeatherMap</w:t>
      </w:r>
      <w:proofErr w:type="spellEnd"/>
      <w:r w:rsidRPr="008055C0">
        <w:t xml:space="preserve"> which allows it to scrape dynamic weather data from the database via an API</w:t>
      </w:r>
    </w:p>
    <w:p w14:paraId="54C62DD8" w14:textId="627AA780" w:rsidR="008055C0" w:rsidRDefault="008055C0" w:rsidP="008055C0">
      <w:pPr>
        <w:numPr>
          <w:ilvl w:val="0"/>
          <w:numId w:val="22"/>
        </w:numPr>
      </w:pPr>
      <w:r w:rsidRPr="008055C0">
        <w:t>System must not exceed daily request limit resulting in system becoming banned</w:t>
      </w:r>
    </w:p>
    <w:p w14:paraId="21C25FB8" w14:textId="77777777" w:rsidR="008055C0" w:rsidRDefault="008055C0" w:rsidP="008055C0"/>
    <w:p w14:paraId="333F9AF8" w14:textId="2FF298E3" w:rsidR="008055C0" w:rsidRDefault="008055C0" w:rsidP="008055C0">
      <w:pPr>
        <w:rPr>
          <w:i/>
        </w:rPr>
      </w:pPr>
      <w:r>
        <w:rPr>
          <w:i/>
        </w:rPr>
        <w:t>MySQL Database:</w:t>
      </w:r>
    </w:p>
    <w:p w14:paraId="08E01B2E" w14:textId="062BA90D" w:rsidR="008055C0" w:rsidRDefault="008055C0" w:rsidP="008055C0">
      <w:pPr>
        <w:pStyle w:val="ListParagraph"/>
        <w:numPr>
          <w:ilvl w:val="0"/>
          <w:numId w:val="26"/>
        </w:numPr>
        <w:rPr>
          <w:i/>
        </w:rPr>
      </w:pPr>
      <w:r>
        <w:rPr>
          <w:i/>
        </w:rPr>
        <w:t>System must have access to MySQL database to create databases and tables</w:t>
      </w:r>
    </w:p>
    <w:p w14:paraId="03E8B6D2" w14:textId="1FE16648" w:rsidR="008055C0" w:rsidRPr="008055C0" w:rsidRDefault="008055C0" w:rsidP="008055C0">
      <w:pPr>
        <w:numPr>
          <w:ilvl w:val="0"/>
          <w:numId w:val="20"/>
        </w:numPr>
      </w:pPr>
      <w:r w:rsidRPr="008055C0">
        <w:t>System must have an interface with the MySQL database that allows insertion of scraped data</w:t>
      </w:r>
    </w:p>
    <w:p w14:paraId="7D83363E" w14:textId="77777777" w:rsidR="008055C0" w:rsidRPr="008055C0" w:rsidRDefault="008055C0" w:rsidP="008055C0">
      <w:pPr>
        <w:numPr>
          <w:ilvl w:val="0"/>
          <w:numId w:val="20"/>
        </w:numPr>
        <w:spacing w:after="240"/>
      </w:pPr>
      <w:r w:rsidRPr="008055C0">
        <w:t>System must have an interface with the MySQL database that allows querying of data from the tables in the database</w:t>
      </w:r>
    </w:p>
    <w:p w14:paraId="69A1FA8D" w14:textId="77777777" w:rsidR="008055C0" w:rsidRDefault="008055C0" w:rsidP="008055C0">
      <w:r>
        <w:lastRenderedPageBreak/>
        <w:t>Web-page:</w:t>
      </w:r>
    </w:p>
    <w:p w14:paraId="1270768D" w14:textId="0B491E72" w:rsidR="008055C0" w:rsidRDefault="008055C0" w:rsidP="008055C0">
      <w:pPr>
        <w:numPr>
          <w:ilvl w:val="0"/>
          <w:numId w:val="21"/>
        </w:numPr>
        <w:rPr>
          <w:ins w:id="22" w:author="Microsoft Office User" w:date="2019-04-10T21:22:00Z"/>
        </w:rPr>
      </w:pPr>
      <w:r w:rsidRPr="008055C0">
        <w:t>The client web-page will be the graphical user interface between the end users and the flask application running on the EC2 host server</w:t>
      </w:r>
    </w:p>
    <w:p w14:paraId="0F21A5FA" w14:textId="77777777" w:rsidR="00044A9C" w:rsidRDefault="00044A9C" w:rsidP="00044A9C">
      <w:pPr>
        <w:ind w:left="720"/>
        <w:pPrChange w:id="23" w:author="Microsoft Office User" w:date="2019-04-10T21:23:00Z">
          <w:pPr>
            <w:numPr>
              <w:numId w:val="21"/>
            </w:numPr>
            <w:ind w:left="720" w:hanging="360"/>
          </w:pPr>
        </w:pPrChange>
      </w:pPr>
    </w:p>
    <w:p w14:paraId="7F80AD73" w14:textId="77777777" w:rsidR="008055C0" w:rsidRPr="00044A9C" w:rsidRDefault="008055C0" w:rsidP="008055C0">
      <w:pPr>
        <w:rPr>
          <w:i/>
          <w:color w:val="000000" w:themeColor="text1"/>
          <w:rPrChange w:id="24" w:author="Microsoft Office User" w:date="2019-04-10T21:22:00Z">
            <w:rPr>
              <w:i/>
              <w:color w:val="FF0000"/>
            </w:rPr>
          </w:rPrChange>
        </w:rPr>
      </w:pPr>
      <w:r w:rsidRPr="00044A9C">
        <w:rPr>
          <w:i/>
          <w:color w:val="000000" w:themeColor="text1"/>
          <w:rPrChange w:id="25" w:author="Microsoft Office User" w:date="2019-04-10T21:22:00Z">
            <w:rPr>
              <w:i/>
              <w:color w:val="FF0000"/>
            </w:rPr>
          </w:rPrChange>
        </w:rPr>
        <w:t>Flask Web-page:</w:t>
      </w:r>
    </w:p>
    <w:p w14:paraId="211B0E13" w14:textId="305DDB4C" w:rsidR="008055C0" w:rsidRPr="008055C0" w:rsidRDefault="008055C0" w:rsidP="008055C0">
      <w:pPr>
        <w:numPr>
          <w:ilvl w:val="0"/>
          <w:numId w:val="17"/>
        </w:numPr>
        <w:spacing w:before="240" w:after="240"/>
        <w:rPr>
          <w:color w:val="FF0000"/>
        </w:rPr>
      </w:pPr>
      <w:del w:id="26" w:author="Microsoft Office User" w:date="2019-04-10T21:21:00Z">
        <w:r w:rsidDel="00BD2887">
          <w:rPr>
            <w:i/>
            <w:color w:val="FF0000"/>
          </w:rPr>
          <w:delText>Discuss the interface between web-page and flask application?</w:delText>
        </w:r>
      </w:del>
      <w:ins w:id="27" w:author="Microsoft Office User" w:date="2019-04-10T21:21:00Z">
        <w:r w:rsidR="00BD2887">
          <w:rPr>
            <w:i/>
            <w:color w:val="FF0000"/>
          </w:rPr>
          <w:t>The flask app will sit on the server. It will do the ‘heavy’ lifting for the web page. The data</w:t>
        </w:r>
      </w:ins>
      <w:ins w:id="28" w:author="Microsoft Office User" w:date="2019-04-10T21:22:00Z">
        <w:r w:rsidR="00BD2887">
          <w:rPr>
            <w:i/>
            <w:color w:val="FF0000"/>
          </w:rPr>
          <w:t xml:space="preserve"> will then be sent, by the flask app, to the </w:t>
        </w:r>
        <w:r w:rsidR="00BC536E">
          <w:rPr>
            <w:i/>
            <w:color w:val="FF0000"/>
          </w:rPr>
          <w:t xml:space="preserve">HTML static page and render the static HTML and </w:t>
        </w:r>
        <w:proofErr w:type="spellStart"/>
        <w:r w:rsidR="00BC536E">
          <w:rPr>
            <w:i/>
            <w:color w:val="FF0000"/>
          </w:rPr>
          <w:t>CSS</w:t>
        </w:r>
        <w:proofErr w:type="spellEnd"/>
        <w:r w:rsidR="00BC536E">
          <w:rPr>
            <w:i/>
            <w:color w:val="FF0000"/>
          </w:rPr>
          <w:t xml:space="preserve"> as well as the data sent.</w:t>
        </w:r>
      </w:ins>
    </w:p>
    <w:p w14:paraId="28315402" w14:textId="36F76C9F" w:rsidR="008055C0" w:rsidRPr="008055C0" w:rsidRDefault="008055C0" w:rsidP="008055C0">
      <w:pPr>
        <w:pStyle w:val="Heading3"/>
        <w:keepNext w:val="0"/>
        <w:keepLines w:val="0"/>
        <w:spacing w:before="280" w:after="80"/>
        <w:rPr>
          <w:b/>
          <w:color w:val="000000"/>
        </w:rPr>
      </w:pPr>
      <w:bookmarkStart w:id="29" w:name="_86aw0oz7ttcg" w:colFirst="0" w:colLast="0"/>
      <w:bookmarkStart w:id="30" w:name="_Toc1503561"/>
      <w:bookmarkEnd w:id="29"/>
      <w:r>
        <w:rPr>
          <w:b/>
        </w:rPr>
        <w:t>User Interfaces</w:t>
      </w:r>
      <w:bookmarkEnd w:id="30"/>
    </w:p>
    <w:p w14:paraId="07708D46" w14:textId="77777777" w:rsidR="008055C0" w:rsidRPr="008055C0" w:rsidRDefault="008055C0" w:rsidP="008055C0">
      <w:proofErr w:type="spellStart"/>
      <w:r w:rsidRPr="008055C0">
        <w:t>VillageBikes</w:t>
      </w:r>
      <w:proofErr w:type="spellEnd"/>
      <w:r w:rsidRPr="008055C0">
        <w:t xml:space="preserve"> will use a GUI between the user and the application. The application will be a web-page accessible via a web browser. The GUI will be interactive with filters, pins, pop-up displays and submission buttons to filter specific parameters.</w:t>
      </w:r>
    </w:p>
    <w:p w14:paraId="03E860EB" w14:textId="77777777" w:rsidR="008055C0" w:rsidRPr="008055C0" w:rsidRDefault="008055C0" w:rsidP="008055C0"/>
    <w:p w14:paraId="04DACA7A" w14:textId="77777777" w:rsidR="008055C0" w:rsidRPr="008055C0" w:rsidRDefault="008055C0" w:rsidP="008055C0">
      <w:r w:rsidRPr="008055C0">
        <w:t>For a list of specific functions within the GUI see user and functional requirements.</w:t>
      </w:r>
    </w:p>
    <w:p w14:paraId="58965926" w14:textId="77777777" w:rsidR="008055C0" w:rsidRDefault="008055C0" w:rsidP="008055C0"/>
    <w:p w14:paraId="1AE6F4CD" w14:textId="77777777" w:rsidR="008055C0" w:rsidRDefault="008055C0" w:rsidP="008055C0">
      <w:r>
        <w:rPr>
          <w:i/>
        </w:rPr>
        <w:t>GUI:</w:t>
      </w:r>
      <w:r>
        <w:tab/>
      </w:r>
    </w:p>
    <w:p w14:paraId="294A28D4" w14:textId="77777777" w:rsidR="008055C0" w:rsidRPr="008055C0" w:rsidRDefault="008055C0" w:rsidP="008055C0">
      <w:pPr>
        <w:numPr>
          <w:ilvl w:val="0"/>
          <w:numId w:val="18"/>
        </w:numPr>
      </w:pPr>
      <w:r w:rsidRPr="008055C0">
        <w:t>System must have a GUI that will operate with web browsers</w:t>
      </w:r>
    </w:p>
    <w:p w14:paraId="1D0D0404" w14:textId="77777777" w:rsidR="008055C0" w:rsidRPr="008055C0" w:rsidRDefault="008055C0" w:rsidP="008055C0">
      <w:pPr>
        <w:numPr>
          <w:ilvl w:val="0"/>
          <w:numId w:val="18"/>
        </w:numPr>
      </w:pPr>
      <w:r w:rsidRPr="008055C0">
        <w:t>There will be one page (Index)</w:t>
      </w:r>
    </w:p>
    <w:p w14:paraId="175FCD5F" w14:textId="77777777" w:rsidR="008055C0" w:rsidRPr="008055C0" w:rsidRDefault="008055C0" w:rsidP="008055C0">
      <w:pPr>
        <w:numPr>
          <w:ilvl w:val="0"/>
          <w:numId w:val="18"/>
        </w:numPr>
      </w:pPr>
      <w:r w:rsidRPr="008055C0">
        <w:t>There will be an option to access real-time data or future data estimates</w:t>
      </w:r>
    </w:p>
    <w:p w14:paraId="515666AA" w14:textId="77777777" w:rsidR="008055C0" w:rsidRPr="008055C0" w:rsidRDefault="008055C0" w:rsidP="008055C0">
      <w:pPr>
        <w:numPr>
          <w:ilvl w:val="0"/>
          <w:numId w:val="18"/>
        </w:numPr>
      </w:pPr>
      <w:r w:rsidRPr="008055C0">
        <w:t>There will be a map with pins representing bike stations</w:t>
      </w:r>
    </w:p>
    <w:p w14:paraId="7AAD6796" w14:textId="77777777" w:rsidR="008055C0" w:rsidRPr="008055C0" w:rsidRDefault="008055C0" w:rsidP="008055C0">
      <w:pPr>
        <w:numPr>
          <w:ilvl w:val="0"/>
          <w:numId w:val="18"/>
        </w:numPr>
      </w:pPr>
      <w:r w:rsidRPr="008055C0">
        <w:t>Each pin will be interactive and will display all relevant information of that particular bike station including the weather</w:t>
      </w:r>
    </w:p>
    <w:p w14:paraId="696BF1E8" w14:textId="77777777" w:rsidR="008055C0" w:rsidRPr="008055C0" w:rsidRDefault="008055C0" w:rsidP="008055C0">
      <w:pPr>
        <w:numPr>
          <w:ilvl w:val="0"/>
          <w:numId w:val="18"/>
        </w:numPr>
      </w:pPr>
      <w:r w:rsidRPr="008055C0">
        <w:t>Some simple statistical analysis through graphs and charts will display representing bike/stand availability and busy periods</w:t>
      </w:r>
    </w:p>
    <w:p w14:paraId="6D2C3A67" w14:textId="77777777" w:rsidR="008055C0" w:rsidRDefault="008055C0" w:rsidP="008055C0">
      <w:pPr>
        <w:rPr>
          <w:i/>
        </w:rPr>
      </w:pPr>
    </w:p>
    <w:p w14:paraId="54C97B8D" w14:textId="77777777" w:rsidR="008055C0" w:rsidRDefault="008055C0" w:rsidP="008055C0"/>
    <w:p w14:paraId="5095AD0F" w14:textId="77777777" w:rsidR="008055C0" w:rsidRDefault="008055C0" w:rsidP="008055C0"/>
    <w:p w14:paraId="7A2BAA22" w14:textId="38DEDFA6" w:rsidR="008055C0" w:rsidRDefault="008055C0" w:rsidP="008055C0">
      <w:pPr>
        <w:jc w:val="center"/>
      </w:pPr>
      <w:r>
        <w:rPr>
          <w:noProof/>
        </w:rPr>
        <w:drawing>
          <wp:inline distT="114300" distB="114300" distL="114300" distR="114300" wp14:anchorId="34EE6F08" wp14:editId="79F13E7E">
            <wp:extent cx="5145024" cy="3182112"/>
            <wp:effectExtent l="0" t="0" r="0" b="5715"/>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148498" cy="3184261"/>
                    </a:xfrm>
                    <a:prstGeom prst="rect">
                      <a:avLst/>
                    </a:prstGeom>
                    <a:ln/>
                  </pic:spPr>
                </pic:pic>
              </a:graphicData>
            </a:graphic>
          </wp:inline>
        </w:drawing>
      </w:r>
    </w:p>
    <w:p w14:paraId="782AD561" w14:textId="77777777" w:rsidR="008055C0" w:rsidRDefault="008055C0" w:rsidP="008055C0">
      <w:pPr>
        <w:pStyle w:val="Heading3"/>
        <w:keepNext w:val="0"/>
        <w:keepLines w:val="0"/>
        <w:spacing w:before="280" w:after="80"/>
        <w:rPr>
          <w:b/>
          <w:color w:val="000000"/>
        </w:rPr>
      </w:pPr>
      <w:bookmarkStart w:id="31" w:name="_bs23u7zdaazb" w:colFirst="0" w:colLast="0"/>
      <w:bookmarkStart w:id="32" w:name="_Toc1503562"/>
      <w:bookmarkEnd w:id="31"/>
      <w:r>
        <w:rPr>
          <w:b/>
        </w:rPr>
        <w:t>Hardware Interfaces</w:t>
      </w:r>
      <w:bookmarkEnd w:id="32"/>
    </w:p>
    <w:p w14:paraId="6FD231B9" w14:textId="77777777" w:rsidR="008055C0" w:rsidRDefault="008055C0" w:rsidP="008055C0"/>
    <w:p w14:paraId="6DCA8608" w14:textId="77777777" w:rsidR="008055C0" w:rsidRDefault="008055C0" w:rsidP="008055C0">
      <w:pPr>
        <w:rPr>
          <w:i/>
        </w:rPr>
      </w:pPr>
      <w:proofErr w:type="spellStart"/>
      <w:r>
        <w:rPr>
          <w:i/>
        </w:rPr>
        <w:lastRenderedPageBreak/>
        <w:t>VillageBikes</w:t>
      </w:r>
      <w:proofErr w:type="spellEnd"/>
      <w:r>
        <w:rPr>
          <w:i/>
        </w:rPr>
        <w:t xml:space="preserve"> will interact with a Linux host machine on EC2 to run the scraping and flask applications. The MySQL database will interact with the Amazon RDS server through the built in Amazon RDS protocols and services.</w:t>
      </w:r>
    </w:p>
    <w:p w14:paraId="0D84DC9E" w14:textId="77777777" w:rsidR="008055C0" w:rsidRDefault="008055C0" w:rsidP="008055C0">
      <w:pPr>
        <w:rPr>
          <w:i/>
        </w:rPr>
      </w:pPr>
    </w:p>
    <w:p w14:paraId="3D1048AE" w14:textId="77777777" w:rsidR="008055C0" w:rsidRDefault="008055C0" w:rsidP="008055C0">
      <w:pPr>
        <w:rPr>
          <w:i/>
        </w:rPr>
      </w:pPr>
    </w:p>
    <w:p w14:paraId="6C1B1EDF" w14:textId="00C20172" w:rsidR="008055C0" w:rsidRPr="008055C0" w:rsidRDefault="008055C0" w:rsidP="008055C0">
      <w:pPr>
        <w:pStyle w:val="Heading3"/>
        <w:keepNext w:val="0"/>
        <w:keepLines w:val="0"/>
        <w:spacing w:before="280" w:after="80"/>
        <w:rPr>
          <w:color w:val="2F5496"/>
          <w:u w:val="single"/>
        </w:rPr>
      </w:pPr>
      <w:bookmarkStart w:id="33" w:name="_22oi89sg6k4s" w:colFirst="0" w:colLast="0"/>
      <w:bookmarkStart w:id="34" w:name="_Toc1503563"/>
      <w:bookmarkEnd w:id="33"/>
      <w:r>
        <w:rPr>
          <w:b/>
        </w:rPr>
        <w:t>Software Interfaces</w:t>
      </w:r>
      <w:bookmarkEnd w:id="34"/>
    </w:p>
    <w:p w14:paraId="677C309E" w14:textId="77777777" w:rsidR="008055C0" w:rsidRDefault="008055C0" w:rsidP="008055C0">
      <w:pPr>
        <w:numPr>
          <w:ilvl w:val="0"/>
          <w:numId w:val="19"/>
        </w:numPr>
        <w:rPr>
          <w:i/>
        </w:rPr>
      </w:pPr>
      <w:r>
        <w:rPr>
          <w:i/>
        </w:rPr>
        <w:t>Operating System of host (EC2) server: Ubuntu 18.04.2 LTS (GNU/Linux 4.15.0-1021-aws x86_64)</w:t>
      </w:r>
    </w:p>
    <w:p w14:paraId="226214E9" w14:textId="77777777" w:rsidR="008055C0" w:rsidRDefault="008055C0" w:rsidP="008055C0">
      <w:pPr>
        <w:numPr>
          <w:ilvl w:val="0"/>
          <w:numId w:val="19"/>
        </w:numPr>
        <w:rPr>
          <w:i/>
        </w:rPr>
      </w:pPr>
      <w:r>
        <w:rPr>
          <w:i/>
        </w:rPr>
        <w:t>MySQL (Version 5.6.40) of Amazon RDS database</w:t>
      </w:r>
    </w:p>
    <w:p w14:paraId="27C8FD9F" w14:textId="77777777" w:rsidR="008055C0" w:rsidRDefault="008055C0" w:rsidP="008055C0">
      <w:pPr>
        <w:numPr>
          <w:ilvl w:val="0"/>
          <w:numId w:val="19"/>
        </w:numPr>
        <w:rPr>
          <w:i/>
        </w:rPr>
      </w:pPr>
      <w:r>
        <w:rPr>
          <w:i/>
        </w:rPr>
        <w:t>API of JCDecaux Developer to scrape static and dynamic data from the database</w:t>
      </w:r>
    </w:p>
    <w:p w14:paraId="64B68178" w14:textId="02233C92" w:rsidR="008055C0" w:rsidRDefault="008055C0" w:rsidP="008055C0">
      <w:pPr>
        <w:numPr>
          <w:ilvl w:val="0"/>
          <w:numId w:val="19"/>
        </w:numPr>
        <w:rPr>
          <w:ins w:id="35" w:author="Microsoft Office User" w:date="2019-04-10T21:20:00Z"/>
          <w:i/>
        </w:rPr>
      </w:pPr>
      <w:r>
        <w:rPr>
          <w:i/>
        </w:rPr>
        <w:t xml:space="preserve">API of </w:t>
      </w:r>
      <w:proofErr w:type="spellStart"/>
      <w:r>
        <w:rPr>
          <w:i/>
        </w:rPr>
        <w:t>OpenWeatherMap</w:t>
      </w:r>
      <w:proofErr w:type="spellEnd"/>
      <w:r>
        <w:rPr>
          <w:i/>
        </w:rPr>
        <w:t xml:space="preserve"> to scrape dynamic weather data</w:t>
      </w:r>
    </w:p>
    <w:p w14:paraId="1CD75222" w14:textId="77777777" w:rsidR="00BD2887" w:rsidRDefault="00BD2887" w:rsidP="008055C0">
      <w:pPr>
        <w:numPr>
          <w:ilvl w:val="0"/>
          <w:numId w:val="19"/>
        </w:numPr>
        <w:rPr>
          <w:i/>
        </w:rPr>
      </w:pPr>
    </w:p>
    <w:p w14:paraId="130FFA5F" w14:textId="41D732E2" w:rsidR="008055C0" w:rsidRPr="008055C0" w:rsidRDefault="008055C0" w:rsidP="008055C0">
      <w:pPr>
        <w:numPr>
          <w:ilvl w:val="0"/>
          <w:numId w:val="19"/>
        </w:numPr>
        <w:rPr>
          <w:i/>
          <w:color w:val="FF0000"/>
        </w:rPr>
      </w:pPr>
      <w:proofErr w:type="gramStart"/>
      <w:r>
        <w:rPr>
          <w:i/>
          <w:color w:val="FF0000"/>
        </w:rPr>
        <w:t>?Software</w:t>
      </w:r>
      <w:proofErr w:type="gramEnd"/>
      <w:r>
        <w:rPr>
          <w:i/>
          <w:color w:val="FF0000"/>
        </w:rPr>
        <w:t xml:space="preserve"> web-page/flask app? EC2 interacting with web-page through the flask application</w:t>
      </w:r>
      <w:bookmarkStart w:id="36" w:name="_1mypfbmn9wnu" w:colFirst="0" w:colLast="0"/>
      <w:bookmarkEnd w:id="36"/>
    </w:p>
    <w:p w14:paraId="3D2B31BA" w14:textId="2DBE1E53" w:rsidR="008055C0" w:rsidRPr="008055C0" w:rsidRDefault="008055C0" w:rsidP="008055C0">
      <w:pPr>
        <w:pStyle w:val="Heading3"/>
        <w:keepNext w:val="0"/>
        <w:keepLines w:val="0"/>
        <w:pBdr>
          <w:top w:val="nil"/>
          <w:left w:val="nil"/>
          <w:bottom w:val="nil"/>
          <w:right w:val="nil"/>
          <w:between w:val="nil"/>
        </w:pBdr>
        <w:spacing w:before="280" w:after="80"/>
        <w:rPr>
          <w:color w:val="2F5496"/>
          <w:u w:val="single"/>
        </w:rPr>
      </w:pPr>
      <w:bookmarkStart w:id="37" w:name="_v9vidy3bssqh" w:colFirst="0" w:colLast="0"/>
      <w:bookmarkStart w:id="38" w:name="_Toc1503564"/>
      <w:bookmarkEnd w:id="37"/>
      <w:r>
        <w:rPr>
          <w:b/>
        </w:rPr>
        <w:t>Communications Interfaces</w:t>
      </w:r>
      <w:bookmarkEnd w:id="38"/>
    </w:p>
    <w:p w14:paraId="3D1F91B9" w14:textId="77777777" w:rsidR="008055C0" w:rsidRDefault="008055C0" w:rsidP="008055C0">
      <w:pPr>
        <w:numPr>
          <w:ilvl w:val="0"/>
          <w:numId w:val="24"/>
        </w:numPr>
        <w:rPr>
          <w:i/>
        </w:rPr>
      </w:pPr>
      <w:r>
        <w:rPr>
          <w:i/>
        </w:rPr>
        <w:t xml:space="preserve">Communication between EC2, the APIs of JCDecaux and </w:t>
      </w:r>
      <w:proofErr w:type="spellStart"/>
      <w:r>
        <w:rPr>
          <w:i/>
        </w:rPr>
        <w:t>OpenWeatherMap</w:t>
      </w:r>
      <w:proofErr w:type="spellEnd"/>
      <w:r>
        <w:rPr>
          <w:i/>
        </w:rPr>
        <w:t xml:space="preserve"> and the Amazon RDS database will be needed.</w:t>
      </w:r>
    </w:p>
    <w:p w14:paraId="7F264849" w14:textId="77777777" w:rsidR="008055C0" w:rsidRDefault="008055C0" w:rsidP="008055C0">
      <w:pPr>
        <w:numPr>
          <w:ilvl w:val="0"/>
          <w:numId w:val="24"/>
        </w:numPr>
        <w:rPr>
          <w:sz w:val="26"/>
          <w:szCs w:val="26"/>
        </w:rPr>
      </w:pPr>
      <w:r>
        <w:rPr>
          <w:sz w:val="26"/>
          <w:szCs w:val="26"/>
        </w:rPr>
        <w:t xml:space="preserve">The system must use MySQL Connector to connect with JCDecaux and </w:t>
      </w:r>
      <w:proofErr w:type="spellStart"/>
      <w:r>
        <w:rPr>
          <w:sz w:val="26"/>
          <w:szCs w:val="26"/>
        </w:rPr>
        <w:t>OpenWeatherMap</w:t>
      </w:r>
      <w:proofErr w:type="spellEnd"/>
      <w:r>
        <w:rPr>
          <w:sz w:val="26"/>
          <w:szCs w:val="26"/>
        </w:rPr>
        <w:t xml:space="preserve"> databases to retrieve the data.</w:t>
      </w:r>
    </w:p>
    <w:p w14:paraId="7AB00FCD" w14:textId="77777777" w:rsidR="008055C0" w:rsidRDefault="008055C0" w:rsidP="008055C0">
      <w:pPr>
        <w:numPr>
          <w:ilvl w:val="0"/>
          <w:numId w:val="24"/>
        </w:numPr>
        <w:rPr>
          <w:sz w:val="26"/>
          <w:szCs w:val="26"/>
        </w:rPr>
      </w:pPr>
      <w:r>
        <w:rPr>
          <w:sz w:val="26"/>
          <w:szCs w:val="26"/>
        </w:rPr>
        <w:t>The system must use MySQL protocols to connect with the Amazon RDS database to query database.</w:t>
      </w:r>
    </w:p>
    <w:p w14:paraId="4F5B3245" w14:textId="73329D80" w:rsidR="008055C0" w:rsidDel="00EB73D4" w:rsidRDefault="008055C0" w:rsidP="008055C0">
      <w:pPr>
        <w:numPr>
          <w:ilvl w:val="0"/>
          <w:numId w:val="24"/>
        </w:numPr>
        <w:rPr>
          <w:del w:id="39" w:author="Microsoft Office User" w:date="2019-02-19T21:17:00Z"/>
          <w:i/>
          <w:color w:val="FF0000"/>
        </w:rPr>
      </w:pPr>
      <w:del w:id="40" w:author="Microsoft Office User" w:date="2019-04-10T21:18:00Z">
        <w:r w:rsidDel="005E451B">
          <w:rPr>
            <w:i/>
            <w:color w:val="FF0000"/>
          </w:rPr>
          <w:delText>?Flask communication with EC2?</w:delText>
        </w:r>
      </w:del>
      <w:ins w:id="41" w:author="Microsoft Office User" w:date="2019-04-10T21:18:00Z">
        <w:r w:rsidR="005E451B">
          <w:rPr>
            <w:i/>
            <w:color w:val="FF0000"/>
          </w:rPr>
          <w:t xml:space="preserve">The flask app will sit in the EC2. Using </w:t>
        </w:r>
        <w:proofErr w:type="spellStart"/>
        <w:r w:rsidR="005E451B">
          <w:rPr>
            <w:i/>
            <w:color w:val="FF0000"/>
          </w:rPr>
          <w:t>uWSGI</w:t>
        </w:r>
        <w:proofErr w:type="spellEnd"/>
        <w:r w:rsidR="005E451B">
          <w:rPr>
            <w:i/>
            <w:color w:val="FF0000"/>
          </w:rPr>
          <w:t xml:space="preserve"> and </w:t>
        </w:r>
      </w:ins>
      <w:proofErr w:type="spellStart"/>
      <w:ins w:id="42" w:author="Microsoft Office User" w:date="2019-04-10T21:19:00Z">
        <w:r w:rsidR="005E451B">
          <w:rPr>
            <w:i/>
            <w:color w:val="FF0000"/>
          </w:rPr>
          <w:t>nGINX</w:t>
        </w:r>
        <w:proofErr w:type="spellEnd"/>
        <w:r w:rsidR="005E451B">
          <w:rPr>
            <w:i/>
            <w:color w:val="FF0000"/>
          </w:rPr>
          <w:t xml:space="preserve"> to deal with the routing when user request the </w:t>
        </w:r>
      </w:ins>
      <w:ins w:id="43" w:author="Microsoft Office User" w:date="2019-04-10T21:21:00Z">
        <w:r w:rsidR="00BD2887">
          <w:rPr>
            <w:i/>
            <w:color w:val="FF0000"/>
          </w:rPr>
          <w:t>page URL</w:t>
        </w:r>
      </w:ins>
      <w:ins w:id="44" w:author="Microsoft Office User" w:date="2019-04-10T21:19:00Z">
        <w:r w:rsidR="005E451B">
          <w:rPr>
            <w:i/>
            <w:color w:val="FF0000"/>
          </w:rPr>
          <w:t>.</w:t>
        </w:r>
      </w:ins>
    </w:p>
    <w:p w14:paraId="78A45236" w14:textId="77777777" w:rsidR="008055C0" w:rsidDel="00EB73D4" w:rsidRDefault="008055C0">
      <w:pPr>
        <w:numPr>
          <w:ilvl w:val="0"/>
          <w:numId w:val="24"/>
        </w:numPr>
        <w:rPr>
          <w:del w:id="45" w:author="Microsoft Office User" w:date="2019-02-19T21:17:00Z"/>
        </w:rPr>
        <w:pPrChange w:id="46" w:author="Microsoft Office User" w:date="2019-02-19T21:17:00Z">
          <w:pPr/>
        </w:pPrChange>
      </w:pPr>
    </w:p>
    <w:p w14:paraId="52F2D6F4" w14:textId="77777777" w:rsidR="008055C0" w:rsidRDefault="008055C0">
      <w:pPr>
        <w:numPr>
          <w:ilvl w:val="0"/>
          <w:numId w:val="24"/>
        </w:numPr>
        <w:pPrChange w:id="47" w:author="Microsoft Office User" w:date="2019-02-19T21:17:00Z">
          <w:pPr/>
        </w:pPrChange>
      </w:pPr>
    </w:p>
    <w:p w14:paraId="492D39DD" w14:textId="77777777" w:rsidR="008055C0" w:rsidDel="00EB73D4" w:rsidRDefault="008055C0" w:rsidP="008055C0">
      <w:pPr>
        <w:pStyle w:val="Heading3"/>
        <w:keepNext w:val="0"/>
        <w:keepLines w:val="0"/>
        <w:pBdr>
          <w:top w:val="nil"/>
          <w:left w:val="nil"/>
          <w:bottom w:val="nil"/>
          <w:right w:val="nil"/>
          <w:between w:val="nil"/>
        </w:pBdr>
        <w:spacing w:before="280" w:after="80"/>
        <w:rPr>
          <w:del w:id="48" w:author="Microsoft Office User" w:date="2019-02-19T21:17:00Z"/>
          <w:color w:val="2F5496"/>
          <w:u w:val="single"/>
        </w:rPr>
      </w:pPr>
      <w:bookmarkStart w:id="49" w:name="_d6o3q4m681w4" w:colFirst="0" w:colLast="0"/>
      <w:bookmarkStart w:id="50" w:name="_Toc1503565"/>
      <w:bookmarkEnd w:id="49"/>
      <w:r>
        <w:rPr>
          <w:b/>
        </w:rPr>
        <w:t>Memory Constraints</w:t>
      </w:r>
      <w:bookmarkEnd w:id="50"/>
    </w:p>
    <w:p w14:paraId="6711AA5A" w14:textId="77777777" w:rsidR="008055C0" w:rsidRDefault="008055C0">
      <w:pPr>
        <w:pStyle w:val="Heading3"/>
        <w:keepNext w:val="0"/>
        <w:keepLines w:val="0"/>
        <w:pBdr>
          <w:top w:val="nil"/>
          <w:left w:val="nil"/>
          <w:bottom w:val="nil"/>
          <w:right w:val="nil"/>
          <w:between w:val="nil"/>
        </w:pBdr>
        <w:spacing w:before="280" w:after="80"/>
        <w:pPrChange w:id="51" w:author="Microsoft Office User" w:date="2019-02-19T21:17:00Z">
          <w:pPr/>
        </w:pPrChange>
      </w:pPr>
    </w:p>
    <w:p w14:paraId="2BC11B15" w14:textId="0B769276" w:rsidR="008055C0" w:rsidRDefault="008055C0" w:rsidP="008055C0">
      <w:pPr>
        <w:numPr>
          <w:ilvl w:val="0"/>
          <w:numId w:val="23"/>
        </w:numPr>
      </w:pPr>
      <w:r>
        <w:t xml:space="preserve">The RDS database must have enough storage to store scraping of data from the APIs for 10 weeks. </w:t>
      </w:r>
      <w:del w:id="52" w:author="Microsoft Office User" w:date="2019-04-10T21:20:00Z">
        <w:r w:rsidDel="00BD2887">
          <w:rPr>
            <w:color w:val="FF0000"/>
          </w:rPr>
          <w:delText>10Gb will be sufficient.</w:delText>
        </w:r>
      </w:del>
    </w:p>
    <w:p w14:paraId="2A38CD0C" w14:textId="5EDD7482" w:rsidR="008055C0" w:rsidRDefault="008055C0" w:rsidP="008055C0">
      <w:pPr>
        <w:numPr>
          <w:ilvl w:val="0"/>
          <w:numId w:val="23"/>
        </w:numPr>
      </w:pPr>
      <w:r>
        <w:t>The host server must have enough CPU utilization and RAM to run the API scraping scripts continuously and support the flask application hosting the website.</w:t>
      </w:r>
      <w:r>
        <w:rPr>
          <w:color w:val="FF0000"/>
        </w:rPr>
        <w:t xml:space="preserve"> </w:t>
      </w:r>
      <w:del w:id="53" w:author="Microsoft Office User" w:date="2019-04-10T21:20:00Z">
        <w:r w:rsidDel="00BD2887">
          <w:rPr>
            <w:color w:val="FF0000"/>
          </w:rPr>
          <w:delText>?Figures</w:delText>
        </w:r>
      </w:del>
    </w:p>
    <w:p w14:paraId="601F05B9" w14:textId="77777777" w:rsidR="008055C0" w:rsidRDefault="008055C0" w:rsidP="008055C0">
      <w:pPr>
        <w:numPr>
          <w:ilvl w:val="0"/>
          <w:numId w:val="23"/>
        </w:numPr>
      </w:pPr>
      <w:r>
        <w:t>Users must be able to run a web browser to access this application hence their machine must meet the following requirements:</w:t>
      </w:r>
    </w:p>
    <w:p w14:paraId="212B652C" w14:textId="77777777" w:rsidR="008055C0" w:rsidRDefault="008055C0" w:rsidP="008055C0">
      <w:pPr>
        <w:numPr>
          <w:ilvl w:val="1"/>
          <w:numId w:val="23"/>
        </w:numPr>
      </w:pPr>
      <w:r>
        <w:t>Google Chrome requires 100MB of free hard drive space and 128MB of RAM</w:t>
      </w:r>
    </w:p>
    <w:p w14:paraId="18D51018" w14:textId="77777777" w:rsidR="008055C0" w:rsidRDefault="008055C0" w:rsidP="008055C0">
      <w:pPr>
        <w:numPr>
          <w:ilvl w:val="1"/>
          <w:numId w:val="23"/>
        </w:numPr>
      </w:pPr>
      <w:r>
        <w:t>Mozilla Firefox requires 512MB of RAM / 2GB of RAM for the 64-bit version and 200MB of hard drive space</w:t>
      </w:r>
    </w:p>
    <w:p w14:paraId="692514BC" w14:textId="4E995048" w:rsidR="00C112C2" w:rsidRDefault="00C112C2" w:rsidP="00C112C2">
      <w:pPr>
        <w:rPr>
          <w:lang w:eastAsia="en-GB"/>
        </w:rPr>
      </w:pPr>
    </w:p>
    <w:p w14:paraId="09968464" w14:textId="58F2402D" w:rsidR="00C112C2" w:rsidRDefault="00C112C2" w:rsidP="00C112C2">
      <w:pPr>
        <w:pStyle w:val="Heading2"/>
        <w:rPr>
          <w:sz w:val="24"/>
          <w:szCs w:val="24"/>
          <w:u w:val="single"/>
          <w:lang w:eastAsia="en-GB"/>
        </w:rPr>
      </w:pPr>
      <w:bookmarkStart w:id="54" w:name="_Toc1503566"/>
      <w:r>
        <w:rPr>
          <w:sz w:val="24"/>
          <w:szCs w:val="24"/>
          <w:u w:val="single"/>
          <w:lang w:eastAsia="en-GB"/>
        </w:rPr>
        <w:t>Product Functions</w:t>
      </w:r>
      <w:bookmarkEnd w:id="5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6094F422" w14:textId="486FA29C" w:rsidR="007A4E70" w:rsidRDefault="007A4E70" w:rsidP="007A4E70">
      <w:pPr>
        <w:rPr>
          <w:ins w:id="55" w:author="Microsoft Office User" w:date="2019-04-10T21:34:00Z"/>
          <w:lang w:eastAsia="en-GB"/>
        </w:rPr>
      </w:pPr>
    </w:p>
    <w:p w14:paraId="2B2554B4" w14:textId="07527E8B" w:rsidR="00B326DC" w:rsidRDefault="00D27FE2" w:rsidP="007A4E70">
      <w:pPr>
        <w:rPr>
          <w:ins w:id="56" w:author="Microsoft Office User" w:date="2019-04-10T21:36:00Z"/>
          <w:lang w:eastAsia="en-GB"/>
        </w:rPr>
      </w:pPr>
      <w:ins w:id="57" w:author="Microsoft Office User" w:date="2019-04-10T21:34:00Z">
        <w:r>
          <w:rPr>
            <w:lang w:eastAsia="en-GB"/>
          </w:rPr>
          <w:t xml:space="preserve">The should be able to </w:t>
        </w:r>
        <w:r w:rsidR="00B326DC">
          <w:rPr>
            <w:lang w:eastAsia="en-GB"/>
          </w:rPr>
          <w:t>allow user to see the current status of the Dublin bike stands network in Dublin. They will al</w:t>
        </w:r>
      </w:ins>
      <w:ins w:id="58" w:author="Microsoft Office User" w:date="2019-04-10T21:35:00Z">
        <w:r w:rsidR="00B326DC">
          <w:rPr>
            <w:lang w:eastAsia="en-GB"/>
          </w:rPr>
          <w:t xml:space="preserve">so be able to requests a time and day that they wish to travel and be returned the likely number of bikes in that stand. </w:t>
        </w:r>
      </w:ins>
    </w:p>
    <w:p w14:paraId="02CD5FF5" w14:textId="1BE6FC18" w:rsidR="00B326DC" w:rsidRDefault="00B326DC" w:rsidP="007A4E70">
      <w:pPr>
        <w:rPr>
          <w:ins w:id="59" w:author="Microsoft Office User" w:date="2019-04-10T21:36:00Z"/>
          <w:lang w:eastAsia="en-GB"/>
        </w:rPr>
      </w:pPr>
    </w:p>
    <w:p w14:paraId="0761E025" w14:textId="2052F3C8" w:rsidR="00B326DC" w:rsidRDefault="00B326DC" w:rsidP="007A4E70">
      <w:pPr>
        <w:rPr>
          <w:ins w:id="60" w:author="Microsoft Office User" w:date="2019-04-10T21:40:00Z"/>
          <w:lang w:eastAsia="en-GB"/>
        </w:rPr>
      </w:pPr>
      <w:ins w:id="61" w:author="Microsoft Office User" w:date="2019-04-10T21:36:00Z">
        <w:r>
          <w:rPr>
            <w:lang w:eastAsia="en-GB"/>
          </w:rPr>
          <w:t>The pr</w:t>
        </w:r>
      </w:ins>
      <w:ins w:id="62" w:author="Microsoft Office User" w:date="2019-04-10T21:37:00Z">
        <w:r>
          <w:rPr>
            <w:lang w:eastAsia="en-GB"/>
          </w:rPr>
          <w:t xml:space="preserve">oduct will give the user the weather </w:t>
        </w:r>
      </w:ins>
      <w:ins w:id="63" w:author="Microsoft Office User" w:date="2019-04-10T21:38:00Z">
        <w:r>
          <w:rPr>
            <w:lang w:eastAsia="en-GB"/>
          </w:rPr>
          <w:t>for the day. If a prediction is made, the weather for that day will also be provided. The product will also display a</w:t>
        </w:r>
      </w:ins>
      <w:ins w:id="64" w:author="Microsoft Office User" w:date="2019-04-10T21:40:00Z">
        <w:r>
          <w:rPr>
            <w:lang w:eastAsia="en-GB"/>
          </w:rPr>
          <w:t>n</w:t>
        </w:r>
      </w:ins>
      <w:ins w:id="65" w:author="Microsoft Office User" w:date="2019-04-10T21:38:00Z">
        <w:r>
          <w:rPr>
            <w:lang w:eastAsia="en-GB"/>
          </w:rPr>
          <w:t xml:space="preserve"> ‘</w:t>
        </w:r>
      </w:ins>
      <w:ins w:id="66" w:author="Microsoft Office User" w:date="2019-04-10T21:39:00Z">
        <w:r>
          <w:rPr>
            <w:lang w:eastAsia="en-GB"/>
          </w:rPr>
          <w:t xml:space="preserve">availability graph’. This graph will show </w:t>
        </w:r>
      </w:ins>
      <w:ins w:id="67" w:author="Microsoft Office User" w:date="2019-04-10T21:40:00Z">
        <w:r>
          <w:rPr>
            <w:lang w:eastAsia="en-GB"/>
          </w:rPr>
          <w:t>the typical number of bikes in that stand a time interval throughout the day.</w:t>
        </w:r>
      </w:ins>
      <w:ins w:id="68" w:author="Microsoft Office User" w:date="2019-04-10T21:39:00Z">
        <w:r>
          <w:rPr>
            <w:lang w:eastAsia="en-GB"/>
          </w:rPr>
          <w:t xml:space="preserve"> </w:t>
        </w:r>
      </w:ins>
    </w:p>
    <w:p w14:paraId="295F009F" w14:textId="3CA799BF" w:rsidR="00B326DC" w:rsidRDefault="00B326DC" w:rsidP="007A4E70">
      <w:pPr>
        <w:rPr>
          <w:ins w:id="69" w:author="Microsoft Office User" w:date="2019-04-10T21:40:00Z"/>
          <w:lang w:eastAsia="en-GB"/>
        </w:rPr>
      </w:pPr>
    </w:p>
    <w:p w14:paraId="04C200E4" w14:textId="7806B263" w:rsidR="00B326DC" w:rsidRDefault="00B326DC" w:rsidP="007A4E70">
      <w:pPr>
        <w:rPr>
          <w:ins w:id="70" w:author="Microsoft Office User" w:date="2019-04-10T21:36:00Z"/>
          <w:lang w:eastAsia="en-GB"/>
        </w:rPr>
      </w:pPr>
      <w:ins w:id="71" w:author="Microsoft Office User" w:date="2019-04-10T21:40:00Z">
        <w:r>
          <w:rPr>
            <w:lang w:eastAsia="en-GB"/>
          </w:rPr>
          <w:t xml:space="preserve">The product will also provide the user with information </w:t>
        </w:r>
      </w:ins>
      <w:ins w:id="72" w:author="Microsoft Office User" w:date="2019-04-10T21:41:00Z">
        <w:r>
          <w:rPr>
            <w:lang w:eastAsia="en-GB"/>
          </w:rPr>
          <w:t xml:space="preserve">on how to use the </w:t>
        </w:r>
        <w:proofErr w:type="spellStart"/>
        <w:r>
          <w:rPr>
            <w:lang w:eastAsia="en-GB"/>
          </w:rPr>
          <w:t>DublinBikes</w:t>
        </w:r>
        <w:proofErr w:type="spellEnd"/>
        <w:r>
          <w:rPr>
            <w:lang w:eastAsia="en-GB"/>
          </w:rPr>
          <w:t xml:space="preserve"> and a contact page. There will also be a page that allows the user to sign-up to the network so that they can ‘Get Ridin’.</w:t>
        </w:r>
      </w:ins>
      <w:bookmarkStart w:id="73" w:name="_GoBack"/>
      <w:bookmarkEnd w:id="73"/>
    </w:p>
    <w:p w14:paraId="78559C1A" w14:textId="77777777" w:rsidR="00B326DC" w:rsidRDefault="00B326DC" w:rsidP="007A4E70">
      <w:pPr>
        <w:rPr>
          <w:ins w:id="74" w:author="Microsoft Office User" w:date="2019-04-10T21:36:00Z"/>
          <w:lang w:eastAsia="en-GB"/>
        </w:rPr>
      </w:pPr>
    </w:p>
    <w:p w14:paraId="7DBE194E" w14:textId="36F3357C" w:rsidR="00D27FE2" w:rsidRDefault="00B326DC" w:rsidP="007A4E70">
      <w:pPr>
        <w:rPr>
          <w:ins w:id="75" w:author="Microsoft Office User" w:date="2019-04-10T21:36:00Z"/>
          <w:lang w:eastAsia="en-GB"/>
        </w:rPr>
      </w:pPr>
      <w:ins w:id="76" w:author="Microsoft Office User" w:date="2019-04-10T21:40:00Z">
        <w:r>
          <w:rPr>
            <w:lang w:eastAsia="en-GB"/>
          </w:rPr>
          <w:t xml:space="preserve">Finally, </w:t>
        </w:r>
      </w:ins>
      <w:proofErr w:type="gramStart"/>
      <w:ins w:id="77" w:author="Microsoft Office User" w:date="2019-04-10T21:35:00Z">
        <w:r>
          <w:rPr>
            <w:lang w:eastAsia="en-GB"/>
          </w:rPr>
          <w:t>The</w:t>
        </w:r>
        <w:proofErr w:type="gramEnd"/>
        <w:r>
          <w:rPr>
            <w:lang w:eastAsia="en-GB"/>
          </w:rPr>
          <w:t xml:space="preserve"> product will </w:t>
        </w:r>
      </w:ins>
      <w:ins w:id="78" w:author="Microsoft Office User" w:date="2019-04-10T21:36:00Z">
        <w:r>
          <w:rPr>
            <w:lang w:eastAsia="en-GB"/>
          </w:rPr>
          <w:t xml:space="preserve">be functional and lightweight, meaning that the user will experience near full interactivity. </w:t>
        </w:r>
      </w:ins>
    </w:p>
    <w:p w14:paraId="50B6458D" w14:textId="5982FFEF" w:rsidR="00B326DC" w:rsidDel="00B326DC" w:rsidRDefault="00B326DC" w:rsidP="007A4E70">
      <w:pPr>
        <w:rPr>
          <w:del w:id="79" w:author="Microsoft Office User" w:date="2019-04-10T21:40:00Z"/>
          <w:lang w:eastAsia="en-GB"/>
        </w:rPr>
      </w:pPr>
    </w:p>
    <w:p w14:paraId="09D39DE2" w14:textId="77777777" w:rsidR="00823ABA" w:rsidRPr="00823ABA" w:rsidRDefault="00823ABA" w:rsidP="00823ABA">
      <w:pPr>
        <w:rPr>
          <w:lang w:eastAsia="en-GB"/>
        </w:rPr>
      </w:pPr>
    </w:p>
    <w:p w14:paraId="35B2E688" w14:textId="0CCF5681" w:rsidR="00C112C2" w:rsidRPr="006800CE" w:rsidRDefault="00C112C2" w:rsidP="00C112C2">
      <w:pPr>
        <w:pStyle w:val="Heading2"/>
        <w:rPr>
          <w:sz w:val="24"/>
          <w:szCs w:val="24"/>
          <w:u w:val="single"/>
          <w:lang w:eastAsia="en-GB"/>
        </w:rPr>
      </w:pPr>
      <w:bookmarkStart w:id="80" w:name="_Toc1503567"/>
      <w:r>
        <w:rPr>
          <w:sz w:val="24"/>
          <w:szCs w:val="24"/>
          <w:u w:val="single"/>
          <w:lang w:eastAsia="en-GB"/>
        </w:rPr>
        <w:lastRenderedPageBreak/>
        <w:t>User Characteristics</w:t>
      </w:r>
      <w:bookmarkEnd w:id="80"/>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B42B9D0" w14:textId="6FB56FC4" w:rsidR="00C112C2" w:rsidRDefault="00C112C2" w:rsidP="00C112C2">
      <w:pPr>
        <w:rPr>
          <w:lang w:eastAsia="en-GB"/>
        </w:rPr>
      </w:pPr>
    </w:p>
    <w:p w14:paraId="01073F09" w14:textId="77777777" w:rsidR="001C1FD7" w:rsidRDefault="001C1FD7" w:rsidP="001C1FD7">
      <w:pPr>
        <w:jc w:val="both"/>
      </w:pPr>
      <w:r>
        <w:t xml:space="preserve">The user of </w:t>
      </w:r>
      <w:proofErr w:type="spellStart"/>
      <w:r>
        <w:t>TheVillageBikes</w:t>
      </w:r>
      <w:proofErr w:type="spellEnd"/>
      <w:r>
        <w:t xml:space="preserve"> is to use cycling as a form of commuting. The user is to be familiar with Dublin bikes whether commuting by cycling alone around Dublin City Centre or combining the use of Dublin Bikes with public transport or car. </w:t>
      </w:r>
    </w:p>
    <w:p w14:paraId="0E09EF26" w14:textId="77777777" w:rsidR="001C1FD7" w:rsidRDefault="001C1FD7" w:rsidP="001C1FD7">
      <w:pPr>
        <w:jc w:val="both"/>
      </w:pPr>
      <w:r>
        <w:t xml:space="preserve"> </w:t>
      </w:r>
    </w:p>
    <w:p w14:paraId="2E284519" w14:textId="77777777" w:rsidR="001C1FD7" w:rsidRDefault="001C1FD7" w:rsidP="001C1FD7">
      <w:pPr>
        <w:jc w:val="both"/>
      </w:pPr>
      <w:r>
        <w:t xml:space="preserve">A low-level of technical expertise in computers and website navigation is required as the web application shall have a simple, easy to use interface. </w:t>
      </w:r>
    </w:p>
    <w:p w14:paraId="60A0BE6F" w14:textId="77777777" w:rsidR="00B165B7" w:rsidRDefault="00B165B7" w:rsidP="00C112C2">
      <w:pPr>
        <w:rPr>
          <w:lang w:eastAsia="en-GB"/>
        </w:rPr>
      </w:pPr>
    </w:p>
    <w:p w14:paraId="39DF2233" w14:textId="34869D50" w:rsidR="00C112C2" w:rsidRDefault="00C112C2" w:rsidP="00C112C2">
      <w:pPr>
        <w:pStyle w:val="Heading2"/>
        <w:rPr>
          <w:sz w:val="24"/>
          <w:szCs w:val="24"/>
          <w:u w:val="single"/>
          <w:lang w:eastAsia="en-GB"/>
        </w:rPr>
      </w:pPr>
      <w:bookmarkStart w:id="81" w:name="_Toc1503568"/>
      <w:r>
        <w:rPr>
          <w:sz w:val="24"/>
          <w:szCs w:val="24"/>
          <w:u w:val="single"/>
          <w:lang w:eastAsia="en-GB"/>
        </w:rPr>
        <w:t>Constraints</w:t>
      </w:r>
      <w:bookmarkEnd w:id="81"/>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2B4DE0E1" w14:textId="65B8D0E8" w:rsidR="008B126F" w:rsidRDefault="008B126F" w:rsidP="008B126F">
      <w:pPr>
        <w:rPr>
          <w:lang w:eastAsia="en-GB"/>
        </w:rPr>
      </w:pPr>
    </w:p>
    <w:p w14:paraId="02B50960" w14:textId="77777777" w:rsidR="00AD0B5A" w:rsidRPr="00AD0B5A" w:rsidRDefault="00AD0B5A" w:rsidP="00AD0B5A">
      <w:r w:rsidRPr="00AD0B5A">
        <w:t xml:space="preserve">There shall be no hardware interfaces for </w:t>
      </w:r>
      <w:proofErr w:type="spellStart"/>
      <w:r w:rsidRPr="00AD0B5A">
        <w:t>TheVillageBikes</w:t>
      </w:r>
      <w:proofErr w:type="spellEnd"/>
      <w:r w:rsidRPr="00AD0B5A">
        <w:t xml:space="preserve">. Thus, there shall be no hardware constraints that will limit the developer’s options. The bike/stand availability prediction of each station shall be dependent on the data collected from </w:t>
      </w:r>
      <w:proofErr w:type="spellStart"/>
      <w:r w:rsidRPr="00AD0B5A">
        <w:t>OpenWeather</w:t>
      </w:r>
      <w:proofErr w:type="spellEnd"/>
      <w:r w:rsidRPr="00AD0B5A">
        <w:t xml:space="preserve"> and </w:t>
      </w:r>
      <w:proofErr w:type="spellStart"/>
      <w:r w:rsidRPr="00AD0B5A">
        <w:t>JCDeaux</w:t>
      </w:r>
      <w:proofErr w:type="spellEnd"/>
      <w:r w:rsidRPr="00AD0B5A">
        <w:t>. Therefore, if the collection of data is corrupted, it shall create inaccurate predictions.</w:t>
      </w:r>
    </w:p>
    <w:p w14:paraId="272F08BB" w14:textId="77777777" w:rsidR="00C07C0A" w:rsidRPr="006800CE" w:rsidRDefault="00C07C0A" w:rsidP="00C112C2">
      <w:pPr>
        <w:rPr>
          <w:lang w:eastAsia="en-GB"/>
        </w:rPr>
      </w:pPr>
    </w:p>
    <w:p w14:paraId="0738D811" w14:textId="441F657E" w:rsidR="00C112C2" w:rsidRDefault="00C112C2" w:rsidP="00C112C2">
      <w:pPr>
        <w:pStyle w:val="Heading2"/>
        <w:rPr>
          <w:sz w:val="24"/>
          <w:szCs w:val="24"/>
          <w:u w:val="single"/>
          <w:lang w:eastAsia="en-GB"/>
        </w:rPr>
      </w:pPr>
      <w:bookmarkStart w:id="82" w:name="_Toc1503569"/>
      <w:r>
        <w:rPr>
          <w:sz w:val="24"/>
          <w:szCs w:val="24"/>
          <w:u w:val="single"/>
          <w:lang w:eastAsia="en-GB"/>
        </w:rPr>
        <w:t>Assumptions &amp; Dependencies</w:t>
      </w:r>
      <w:bookmarkEnd w:id="82"/>
      <w:r>
        <w:rPr>
          <w:sz w:val="24"/>
          <w:szCs w:val="24"/>
          <w:u w:val="single"/>
          <w:lang w:eastAsia="en-GB"/>
        </w:rPr>
        <w:t xml:space="preserve"> </w:t>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03856AAB" w14:textId="3059D812" w:rsidR="000865B0" w:rsidRDefault="000865B0" w:rsidP="000865B0">
      <w:pPr>
        <w:rPr>
          <w:lang w:eastAsia="en-GB"/>
        </w:rPr>
      </w:pPr>
    </w:p>
    <w:p w14:paraId="16414982" w14:textId="77777777" w:rsidR="00AD0B5A" w:rsidRDefault="00AD0B5A" w:rsidP="00AD0B5A">
      <w:r>
        <w:t>It shall be assumed that:</w:t>
      </w:r>
    </w:p>
    <w:p w14:paraId="61ADC0E3" w14:textId="77777777" w:rsidR="00AD0B5A" w:rsidRDefault="00AD0B5A" w:rsidP="00AD0B5A">
      <w:r>
        <w:t xml:space="preserve"> </w:t>
      </w:r>
    </w:p>
    <w:p w14:paraId="61CDBB4D" w14:textId="77777777" w:rsidR="00AD0B5A" w:rsidRDefault="00AD0B5A" w:rsidP="00AD0B5A">
      <w:pPr>
        <w:ind w:left="360"/>
      </w:pPr>
      <w:r>
        <w:t>·      The user has a functioning device that has access to internet.</w:t>
      </w:r>
    </w:p>
    <w:p w14:paraId="2C9755F6" w14:textId="77777777" w:rsidR="00AD0B5A" w:rsidRDefault="00AD0B5A" w:rsidP="00AD0B5A">
      <w:pPr>
        <w:ind w:left="360"/>
      </w:pPr>
      <w:r>
        <w:t xml:space="preserve">·      The data collected from </w:t>
      </w:r>
      <w:proofErr w:type="spellStart"/>
      <w:r>
        <w:t>OpenWeather</w:t>
      </w:r>
      <w:proofErr w:type="spellEnd"/>
      <w:r>
        <w:t xml:space="preserve"> and </w:t>
      </w:r>
      <w:proofErr w:type="spellStart"/>
      <w:r>
        <w:t>JCDeaux</w:t>
      </w:r>
      <w:proofErr w:type="spellEnd"/>
      <w:r>
        <w:t xml:space="preserve"> is correct. </w:t>
      </w:r>
    </w:p>
    <w:p w14:paraId="44C981CD" w14:textId="77777777" w:rsidR="00AD0B5A" w:rsidRDefault="00AD0B5A" w:rsidP="00AD0B5A">
      <w:pPr>
        <w:ind w:left="360"/>
      </w:pPr>
      <w:r>
        <w:t>·      The appearance of the web application shall be the same on all devices.</w:t>
      </w:r>
    </w:p>
    <w:p w14:paraId="01858199" w14:textId="77777777" w:rsidR="00AD0B5A" w:rsidRDefault="00AD0B5A" w:rsidP="00AD0B5A">
      <w:pPr>
        <w:ind w:left="360"/>
      </w:pPr>
      <w:r>
        <w:t>·      The web application is responsive on all mobile phone devices.</w:t>
      </w:r>
    </w:p>
    <w:p w14:paraId="2A7860A7" w14:textId="77777777" w:rsidR="00C112C2" w:rsidRPr="00C112C2" w:rsidRDefault="00C112C2" w:rsidP="00C112C2">
      <w:pPr>
        <w:pStyle w:val="Heading2"/>
        <w:rPr>
          <w:lang w:eastAsia="en-GB"/>
        </w:rPr>
      </w:pPr>
    </w:p>
    <w:p w14:paraId="6AA9A7C8" w14:textId="4ED13BBF" w:rsidR="00C112C2" w:rsidRDefault="00C112C2" w:rsidP="00C112C2">
      <w:pPr>
        <w:pStyle w:val="Heading2"/>
        <w:rPr>
          <w:sz w:val="24"/>
          <w:szCs w:val="24"/>
          <w:u w:val="single"/>
          <w:lang w:eastAsia="en-GB"/>
        </w:rPr>
      </w:pPr>
      <w:bookmarkStart w:id="83" w:name="_Toc1503570"/>
      <w:r w:rsidRPr="00C112C2">
        <w:rPr>
          <w:sz w:val="24"/>
          <w:szCs w:val="24"/>
          <w:u w:val="single"/>
          <w:lang w:eastAsia="en-GB"/>
        </w:rPr>
        <w:t>Appointment of Requirements</w:t>
      </w:r>
      <w:bookmarkEnd w:id="83"/>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r w:rsidRPr="00C112C2">
        <w:rPr>
          <w:sz w:val="24"/>
          <w:szCs w:val="24"/>
          <w:u w:val="single"/>
          <w:lang w:eastAsia="en-GB"/>
        </w:rPr>
        <w:tab/>
      </w:r>
    </w:p>
    <w:p w14:paraId="4BEDE30E" w14:textId="002C73AB" w:rsidR="00480A86" w:rsidRDefault="00480A86" w:rsidP="00480A86">
      <w:pPr>
        <w:rPr>
          <w:lang w:eastAsia="en-GB"/>
        </w:rPr>
      </w:pPr>
    </w:p>
    <w:p w14:paraId="26DE8E4A" w14:textId="5FE8C0BB" w:rsidR="008B29B0" w:rsidRDefault="00823ABA" w:rsidP="006800CE">
      <w:pPr>
        <w:rPr>
          <w:lang w:eastAsia="en-GB"/>
        </w:rPr>
      </w:pPr>
      <w:r>
        <w:rPr>
          <w:lang w:eastAsia="en-GB"/>
        </w:rPr>
        <w:t xml:space="preserve">The plug-in is being built with a very specific purpose. It is important that the offering stays lean and to the specifications of this document. </w:t>
      </w:r>
      <w:r w:rsidR="008B0C83">
        <w:rPr>
          <w:lang w:eastAsia="en-GB"/>
        </w:rPr>
        <w:t xml:space="preserve">As seen in the following section, the requirements are divided up in priority – core functionality taking precedence. </w:t>
      </w:r>
    </w:p>
    <w:p w14:paraId="7F36C276" w14:textId="6D28F6CA" w:rsidR="008B29B0" w:rsidRDefault="008B29B0" w:rsidP="006800CE">
      <w:pPr>
        <w:rPr>
          <w:lang w:eastAsia="en-GB"/>
        </w:rPr>
      </w:pPr>
    </w:p>
    <w:p w14:paraId="5790A276" w14:textId="36F6EA7D" w:rsidR="00D52004" w:rsidRDefault="00D52004" w:rsidP="006800CE">
      <w:pPr>
        <w:rPr>
          <w:lang w:eastAsia="en-GB"/>
        </w:rPr>
      </w:pPr>
    </w:p>
    <w:p w14:paraId="398E97A0" w14:textId="165DC0DE" w:rsidR="00D52004" w:rsidRDefault="00D52004" w:rsidP="006800CE">
      <w:pPr>
        <w:rPr>
          <w:lang w:eastAsia="en-GB"/>
        </w:rPr>
      </w:pPr>
    </w:p>
    <w:p w14:paraId="25BCBECB" w14:textId="6A9DB645" w:rsidR="00D52004" w:rsidRDefault="00D52004" w:rsidP="006800CE">
      <w:pPr>
        <w:rPr>
          <w:lang w:eastAsia="en-GB"/>
        </w:rPr>
      </w:pPr>
    </w:p>
    <w:p w14:paraId="3F6660AA" w14:textId="77B0462F" w:rsidR="00D52004" w:rsidRDefault="00D52004" w:rsidP="006800CE">
      <w:pPr>
        <w:rPr>
          <w:lang w:eastAsia="en-GB"/>
        </w:rPr>
      </w:pPr>
    </w:p>
    <w:p w14:paraId="4081748E" w14:textId="39315537" w:rsidR="00D52004" w:rsidRDefault="00D52004" w:rsidP="006800CE">
      <w:pPr>
        <w:rPr>
          <w:lang w:eastAsia="en-GB"/>
        </w:rPr>
      </w:pPr>
    </w:p>
    <w:p w14:paraId="349EE26B" w14:textId="22A07B14" w:rsidR="00D52004" w:rsidRDefault="00D52004" w:rsidP="006800CE">
      <w:pPr>
        <w:rPr>
          <w:lang w:eastAsia="en-GB"/>
        </w:rPr>
      </w:pPr>
    </w:p>
    <w:p w14:paraId="019E64E4" w14:textId="1CC0C855" w:rsidR="00D52004" w:rsidRDefault="00D52004" w:rsidP="006800CE">
      <w:pPr>
        <w:rPr>
          <w:lang w:eastAsia="en-GB"/>
        </w:rPr>
      </w:pPr>
    </w:p>
    <w:p w14:paraId="2AD21E6D" w14:textId="31752DCE" w:rsidR="00D52004" w:rsidRDefault="00D52004" w:rsidP="006800CE">
      <w:pPr>
        <w:rPr>
          <w:lang w:eastAsia="en-GB"/>
        </w:rPr>
      </w:pPr>
    </w:p>
    <w:p w14:paraId="776AF2E0" w14:textId="3328D884" w:rsidR="00D52004" w:rsidRDefault="00D52004" w:rsidP="006800CE">
      <w:pPr>
        <w:rPr>
          <w:lang w:eastAsia="en-GB"/>
        </w:rPr>
      </w:pPr>
    </w:p>
    <w:p w14:paraId="4106FD2B" w14:textId="01E8A71D" w:rsidR="00D52004" w:rsidRDefault="00D52004" w:rsidP="006800CE">
      <w:pPr>
        <w:rPr>
          <w:lang w:eastAsia="en-GB"/>
        </w:rPr>
      </w:pPr>
    </w:p>
    <w:p w14:paraId="026C2F53" w14:textId="77777777" w:rsidR="00D52004" w:rsidRPr="006800CE" w:rsidRDefault="00D52004" w:rsidP="006800CE">
      <w:pPr>
        <w:rPr>
          <w:lang w:eastAsia="en-GB"/>
        </w:rPr>
      </w:pPr>
    </w:p>
    <w:p w14:paraId="76BBFB15" w14:textId="2C15453F" w:rsidR="006800CE" w:rsidRDefault="006800CE" w:rsidP="006800CE">
      <w:pPr>
        <w:pStyle w:val="Heading1"/>
        <w:jc w:val="center"/>
        <w:rPr>
          <w:rFonts w:cstheme="majorHAnsi"/>
          <w:b/>
          <w:sz w:val="28"/>
          <w:szCs w:val="28"/>
          <w:lang w:eastAsia="en-GB"/>
        </w:rPr>
      </w:pPr>
      <w:bookmarkStart w:id="84" w:name="_Toc1503571"/>
      <w:r w:rsidRPr="006800CE">
        <w:rPr>
          <w:rFonts w:cstheme="majorHAnsi"/>
          <w:b/>
          <w:sz w:val="28"/>
          <w:szCs w:val="28"/>
          <w:lang w:eastAsia="en-GB"/>
        </w:rPr>
        <w:t>Requirements Statement</w:t>
      </w:r>
      <w:bookmarkEnd w:id="84"/>
    </w:p>
    <w:p w14:paraId="470E4EFD" w14:textId="0AF9163B" w:rsidR="006800CE" w:rsidRDefault="006800CE" w:rsidP="006800CE">
      <w:pPr>
        <w:rPr>
          <w:lang w:eastAsia="en-GB"/>
        </w:rPr>
      </w:pPr>
    </w:p>
    <w:p w14:paraId="476602D2" w14:textId="1B0B6920" w:rsidR="006800CE" w:rsidRPr="006800CE" w:rsidRDefault="006800CE" w:rsidP="006800CE">
      <w:pPr>
        <w:pStyle w:val="Heading2"/>
        <w:rPr>
          <w:sz w:val="24"/>
          <w:szCs w:val="24"/>
          <w:u w:val="single"/>
          <w:lang w:eastAsia="en-GB"/>
        </w:rPr>
      </w:pPr>
      <w:bookmarkStart w:id="85" w:name="_Toc1503572"/>
      <w:r>
        <w:rPr>
          <w:sz w:val="24"/>
          <w:szCs w:val="24"/>
          <w:u w:val="single"/>
          <w:lang w:eastAsia="en-GB"/>
        </w:rPr>
        <w:t>User Requirements</w:t>
      </w:r>
      <w:bookmarkEnd w:id="85"/>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0D69281" w14:textId="2D4AF879" w:rsidR="006800CE" w:rsidRDefault="006800CE" w:rsidP="006800CE">
      <w:pPr>
        <w:rPr>
          <w:lang w:eastAsia="en-GB"/>
        </w:rPr>
      </w:pPr>
    </w:p>
    <w:p w14:paraId="7CC12964" w14:textId="543BCF22" w:rsidR="00AD0B5A" w:rsidRDefault="00AD0B5A" w:rsidP="00537FCB">
      <w:pPr>
        <w:rPr>
          <w:u w:val="single"/>
        </w:rPr>
      </w:pPr>
      <w:r>
        <w:t xml:space="preserve">The following are the features that the application will perform. This is an overall of an existing system, and as such is a considerable task to undertake. Therefore, and with the deadline in mind, we have decided to </w:t>
      </w:r>
      <w:r>
        <w:lastRenderedPageBreak/>
        <w:t>prioritise the features to be built. These features are listed under the headings: (1) Essential Features (2) Value-adding features (3) Non-Essential Features.</w:t>
      </w:r>
    </w:p>
    <w:p w14:paraId="195DE129" w14:textId="77777777" w:rsidR="00AD0B5A" w:rsidRDefault="00AD0B5A" w:rsidP="00AD0B5A">
      <w:pPr>
        <w:pStyle w:val="Heading2"/>
        <w:rPr>
          <w:sz w:val="24"/>
          <w:szCs w:val="24"/>
          <w:u w:val="single"/>
        </w:rPr>
      </w:pPr>
      <w:bookmarkStart w:id="86" w:name="_1b0k2movnqq5" w:colFirst="0" w:colLast="0"/>
      <w:bookmarkEnd w:id="86"/>
    </w:p>
    <w:p w14:paraId="419390E0" w14:textId="77777777" w:rsidR="00AD0B5A" w:rsidRDefault="00AD0B5A" w:rsidP="00AD0B5A">
      <w:pPr>
        <w:rPr>
          <w:b/>
        </w:rPr>
      </w:pPr>
      <w:r>
        <w:rPr>
          <w:b/>
        </w:rPr>
        <w:t>Essential Features</w:t>
      </w:r>
    </w:p>
    <w:p w14:paraId="5529B6F1" w14:textId="77777777" w:rsidR="00AD0B5A" w:rsidRDefault="00AD0B5A" w:rsidP="00AD0B5A">
      <w:pPr>
        <w:rPr>
          <w:b/>
        </w:rPr>
      </w:pPr>
    </w:p>
    <w:p w14:paraId="3C5C2606" w14:textId="5B4D17D3" w:rsidR="00AD0B5A" w:rsidRPr="00537FCB" w:rsidRDefault="00AD0B5A" w:rsidP="00C57A55">
      <w:pPr>
        <w:pStyle w:val="ListParagraph"/>
        <w:numPr>
          <w:ilvl w:val="0"/>
          <w:numId w:val="8"/>
        </w:numPr>
        <w:rPr>
          <w:rFonts w:cstheme="minorHAnsi"/>
          <w:color w:val="000000"/>
        </w:rPr>
      </w:pPr>
      <w:r w:rsidRPr="00537FCB">
        <w:t>Display all Dublin Bike stations</w:t>
      </w:r>
      <w:r w:rsidRPr="00537FCB">
        <w:rPr>
          <w:rFonts w:cstheme="minorHAnsi"/>
          <w:color w:val="000000"/>
        </w:rPr>
        <w:t>:</w:t>
      </w:r>
    </w:p>
    <w:p w14:paraId="362B924A" w14:textId="09887D4E" w:rsidR="00AD0B5A" w:rsidRPr="00AD0B5A" w:rsidRDefault="00AD0B5A" w:rsidP="00C57A55">
      <w:pPr>
        <w:pStyle w:val="ListParagraph"/>
        <w:numPr>
          <w:ilvl w:val="0"/>
          <w:numId w:val="7"/>
        </w:numPr>
      </w:pPr>
      <w:bookmarkStart w:id="87" w:name="_68uf1b8t8vdh" w:colFirst="0" w:colLast="0"/>
      <w:bookmarkEnd w:id="87"/>
      <w:r w:rsidRPr="00AD0B5A">
        <w:t>By default, the web application shall display all bike stations in Dublin on a map</w:t>
      </w:r>
    </w:p>
    <w:p w14:paraId="4098001E" w14:textId="3017E76D" w:rsidR="00AD0B5A" w:rsidRPr="00AD0B5A" w:rsidRDefault="00AD0B5A" w:rsidP="00C57A55">
      <w:pPr>
        <w:pStyle w:val="ListParagraph"/>
        <w:numPr>
          <w:ilvl w:val="0"/>
          <w:numId w:val="7"/>
        </w:numPr>
      </w:pPr>
      <w:bookmarkStart w:id="88" w:name="_ih6ci3nvomjo" w:colFirst="0" w:colLast="0"/>
      <w:bookmarkEnd w:id="88"/>
      <w:r w:rsidRPr="00AD0B5A">
        <w:t>The user shall have the opportunity to zoom in / zoom out on the map</w:t>
      </w:r>
    </w:p>
    <w:p w14:paraId="22495392" w14:textId="2B117660" w:rsidR="00AD0B5A" w:rsidRPr="00AD0B5A" w:rsidRDefault="00AD0B5A" w:rsidP="00C57A55">
      <w:pPr>
        <w:pStyle w:val="ListParagraph"/>
        <w:numPr>
          <w:ilvl w:val="0"/>
          <w:numId w:val="7"/>
        </w:numPr>
      </w:pPr>
      <w:bookmarkStart w:id="89" w:name="_fru7abwu6jye" w:colFirst="0" w:colLast="0"/>
      <w:bookmarkEnd w:id="89"/>
      <w:r w:rsidRPr="00AD0B5A">
        <w:t>Each station shall have a pinpoint icon where the user has the ability to find out more information about a specific bike station, including; station number, station address, available bikes and available stands</w:t>
      </w:r>
    </w:p>
    <w:p w14:paraId="7217C541" w14:textId="5E8C7FB7" w:rsidR="00AD0B5A" w:rsidRPr="00AD0B5A" w:rsidRDefault="00AD0B5A" w:rsidP="00C57A55">
      <w:pPr>
        <w:pStyle w:val="ListParagraph"/>
        <w:numPr>
          <w:ilvl w:val="0"/>
          <w:numId w:val="7"/>
        </w:numPr>
      </w:pPr>
      <w:bookmarkStart w:id="90" w:name="_hyva34a8yjg" w:colFirst="0" w:colLast="0"/>
      <w:bookmarkEnd w:id="90"/>
      <w:r w:rsidRPr="00AD0B5A">
        <w:t>This information shall appear in a large box on the right of the user’s screen</w:t>
      </w:r>
    </w:p>
    <w:p w14:paraId="14F737D1" w14:textId="77777777" w:rsidR="00AD0B5A" w:rsidRPr="00AD0B5A" w:rsidRDefault="00AD0B5A" w:rsidP="00AD0B5A">
      <w:pPr>
        <w:ind w:left="1440"/>
        <w:rPr>
          <w:rFonts w:cstheme="minorHAnsi"/>
        </w:rPr>
      </w:pPr>
    </w:p>
    <w:p w14:paraId="6B25014C" w14:textId="3797D07F" w:rsidR="00AD0B5A" w:rsidRPr="00537FCB" w:rsidRDefault="00AD0B5A" w:rsidP="00C57A55">
      <w:pPr>
        <w:pStyle w:val="ListParagraph"/>
        <w:numPr>
          <w:ilvl w:val="0"/>
          <w:numId w:val="8"/>
        </w:numPr>
        <w:rPr>
          <w:rFonts w:cstheme="minorHAnsi"/>
          <w:color w:val="000000"/>
        </w:rPr>
      </w:pPr>
      <w:bookmarkStart w:id="91" w:name="_fkm5vxspe6nn" w:colFirst="0" w:colLast="0"/>
      <w:bookmarkEnd w:id="91"/>
      <w:r w:rsidRPr="00537FCB">
        <w:t>Display stations for collecting a Dublin Bike</w:t>
      </w:r>
      <w:r w:rsidRPr="00537FCB">
        <w:rPr>
          <w:rFonts w:cstheme="minorHAnsi"/>
          <w:color w:val="000000"/>
        </w:rPr>
        <w:t>:</w:t>
      </w:r>
    </w:p>
    <w:p w14:paraId="05AFBF8B" w14:textId="64DF1DF0" w:rsidR="00AD0B5A" w:rsidRPr="00AD0B5A" w:rsidRDefault="00AD0B5A" w:rsidP="00C57A55">
      <w:pPr>
        <w:pStyle w:val="ListParagraph"/>
        <w:numPr>
          <w:ilvl w:val="0"/>
          <w:numId w:val="9"/>
        </w:numPr>
        <w:jc w:val="both"/>
      </w:pPr>
      <w:bookmarkStart w:id="92" w:name="_50zsfbb4pr84" w:colFirst="0" w:colLast="0"/>
      <w:bookmarkEnd w:id="92"/>
      <w:r w:rsidRPr="00AD0B5A">
        <w:t>The user is to click the “Collect” button within the drop-down menu that displays “I want to…” to gain information about collecting a Dublin Bike</w:t>
      </w:r>
    </w:p>
    <w:p w14:paraId="4253DF95" w14:textId="742806B8" w:rsidR="00AD0B5A" w:rsidRPr="00AD0B5A" w:rsidRDefault="00AD0B5A" w:rsidP="00C57A55">
      <w:pPr>
        <w:pStyle w:val="ListParagraph"/>
        <w:numPr>
          <w:ilvl w:val="0"/>
          <w:numId w:val="9"/>
        </w:numPr>
        <w:jc w:val="both"/>
      </w:pPr>
      <w:bookmarkStart w:id="93" w:name="_a4x2rk5rjn2t" w:colFirst="0" w:colLast="0"/>
      <w:bookmarkEnd w:id="93"/>
      <w:r w:rsidRPr="00AD0B5A">
        <w:t>The user shall have ability to view bike stations on a map that possess bikes that are available to collect</w:t>
      </w:r>
    </w:p>
    <w:p w14:paraId="26B537CA" w14:textId="6CDDC664" w:rsidR="00AD0B5A" w:rsidRPr="00AD0B5A" w:rsidRDefault="00AD0B5A" w:rsidP="00C57A55">
      <w:pPr>
        <w:pStyle w:val="ListParagraph"/>
        <w:numPr>
          <w:ilvl w:val="0"/>
          <w:numId w:val="9"/>
        </w:numPr>
        <w:jc w:val="both"/>
      </w:pPr>
      <w:bookmarkStart w:id="94" w:name="_hsj7jnfo0e2e" w:colFirst="0" w:colLast="0"/>
      <w:bookmarkEnd w:id="94"/>
      <w:r w:rsidRPr="00AD0B5A">
        <w:t>The user shall have the opportunity to zoom in / zoom out on the map</w:t>
      </w:r>
    </w:p>
    <w:p w14:paraId="112A0000" w14:textId="70594726" w:rsidR="00AD0B5A" w:rsidRPr="00AD0B5A" w:rsidRDefault="00AD0B5A" w:rsidP="00C57A55">
      <w:pPr>
        <w:pStyle w:val="ListParagraph"/>
        <w:numPr>
          <w:ilvl w:val="0"/>
          <w:numId w:val="9"/>
        </w:numPr>
        <w:jc w:val="both"/>
      </w:pPr>
      <w:bookmarkStart w:id="95" w:name="_7cehxxbegj87" w:colFirst="0" w:colLast="0"/>
      <w:bookmarkEnd w:id="95"/>
      <w:r w:rsidRPr="00AD0B5A">
        <w:t>The colo</w:t>
      </w:r>
      <w:r w:rsidR="001C1FD7">
        <w:t>u</w:t>
      </w:r>
      <w:r w:rsidRPr="00AD0B5A">
        <w:t>r of the pinpoint icon on each station shall indicate whether a station has available bikes or not.</w:t>
      </w:r>
    </w:p>
    <w:p w14:paraId="134EBBA5" w14:textId="76FAE9B9" w:rsidR="00AD0B5A" w:rsidRPr="00AD0B5A" w:rsidRDefault="00AD0B5A" w:rsidP="00C57A55">
      <w:pPr>
        <w:pStyle w:val="ListParagraph"/>
        <w:numPr>
          <w:ilvl w:val="0"/>
          <w:numId w:val="9"/>
        </w:numPr>
        <w:jc w:val="both"/>
      </w:pPr>
      <w:bookmarkStart w:id="96" w:name="_l0x0x9ozxgy9" w:colFirst="0" w:colLast="0"/>
      <w:bookmarkEnd w:id="96"/>
      <w:r w:rsidRPr="00AD0B5A">
        <w:t>Red shall indicate that a station has no available bikes to collec</w:t>
      </w:r>
      <w:r w:rsidR="001C1FD7">
        <w:t>t</w:t>
      </w:r>
      <w:r w:rsidRPr="00AD0B5A">
        <w:t xml:space="preserve"> </w:t>
      </w:r>
    </w:p>
    <w:p w14:paraId="4E8172E5" w14:textId="6D82CA58" w:rsidR="00AD0B5A" w:rsidRPr="00AD0B5A" w:rsidRDefault="00AD0B5A" w:rsidP="00C57A55">
      <w:pPr>
        <w:pStyle w:val="ListParagraph"/>
        <w:numPr>
          <w:ilvl w:val="0"/>
          <w:numId w:val="9"/>
        </w:numPr>
        <w:jc w:val="both"/>
      </w:pPr>
      <w:bookmarkStart w:id="97" w:name="_axniero14m5a" w:colFirst="0" w:colLast="0"/>
      <w:bookmarkEnd w:id="97"/>
      <w:r w:rsidRPr="00AD0B5A">
        <w:t>Green shall indicate that a station has available bikes to collect</w:t>
      </w:r>
    </w:p>
    <w:p w14:paraId="57219FBE" w14:textId="60EFFCA5" w:rsidR="00AD0B5A" w:rsidRPr="00AD0B5A" w:rsidRDefault="00AD0B5A" w:rsidP="00C57A55">
      <w:pPr>
        <w:pStyle w:val="ListParagraph"/>
        <w:numPr>
          <w:ilvl w:val="0"/>
          <w:numId w:val="9"/>
        </w:numPr>
        <w:jc w:val="both"/>
      </w:pPr>
      <w:bookmarkStart w:id="98" w:name="_e05isg1mafms" w:colFirst="0" w:colLast="0"/>
      <w:bookmarkEnd w:id="98"/>
      <w:r w:rsidRPr="00AD0B5A">
        <w:t>The user shall have the ability to gain specific station information by clicking on a pinpoint. This information shall include; station number, station address and the number of available bikes</w:t>
      </w:r>
    </w:p>
    <w:p w14:paraId="3FFA3316" w14:textId="77777777" w:rsidR="00AD0B5A" w:rsidRPr="00AD0B5A" w:rsidRDefault="00AD0B5A" w:rsidP="00AD0B5A">
      <w:pPr>
        <w:ind w:left="1440"/>
        <w:rPr>
          <w:rFonts w:cstheme="minorHAnsi"/>
        </w:rPr>
      </w:pPr>
    </w:p>
    <w:p w14:paraId="7C869E84" w14:textId="56265F9E" w:rsidR="00AD0B5A" w:rsidRPr="00AD0B5A" w:rsidRDefault="00AD0B5A" w:rsidP="00C57A55">
      <w:pPr>
        <w:pStyle w:val="ListParagraph"/>
        <w:numPr>
          <w:ilvl w:val="0"/>
          <w:numId w:val="8"/>
        </w:numPr>
      </w:pPr>
      <w:bookmarkStart w:id="99" w:name="_tzntg1udeq7w" w:colFirst="0" w:colLast="0"/>
      <w:bookmarkEnd w:id="99"/>
      <w:r w:rsidRPr="00AD0B5A">
        <w:t>Display stations for dropping off a Dublin Bike</w:t>
      </w:r>
      <w:r>
        <w:t>:</w:t>
      </w:r>
    </w:p>
    <w:p w14:paraId="537C31C0" w14:textId="02544730" w:rsidR="00AD0B5A" w:rsidRPr="00AD0B5A" w:rsidRDefault="00AD0B5A" w:rsidP="00C57A55">
      <w:pPr>
        <w:pStyle w:val="ListParagraph"/>
        <w:numPr>
          <w:ilvl w:val="0"/>
          <w:numId w:val="10"/>
        </w:numPr>
      </w:pPr>
      <w:bookmarkStart w:id="100" w:name="_nbvuq9d3wecc" w:colFirst="0" w:colLast="0"/>
      <w:bookmarkEnd w:id="100"/>
      <w:r w:rsidRPr="00AD0B5A">
        <w:t>The user is to click the “Drop-off” button within the drop-down menu that displays “I want to…” to gain information about dropping off a Dublin Bike</w:t>
      </w:r>
    </w:p>
    <w:p w14:paraId="5E8D8012" w14:textId="0C7A9D90" w:rsidR="00AD0B5A" w:rsidRPr="00AD0B5A" w:rsidRDefault="00AD0B5A" w:rsidP="00C57A55">
      <w:pPr>
        <w:pStyle w:val="ListParagraph"/>
        <w:numPr>
          <w:ilvl w:val="0"/>
          <w:numId w:val="10"/>
        </w:numPr>
      </w:pPr>
      <w:bookmarkStart w:id="101" w:name="_gicw87vnz5ng" w:colFirst="0" w:colLast="0"/>
      <w:bookmarkEnd w:id="101"/>
      <w:r w:rsidRPr="00AD0B5A">
        <w:t>The user shall have ability to view bike stations on a map that possess free bike stands</w:t>
      </w:r>
    </w:p>
    <w:p w14:paraId="75770CE6" w14:textId="526BCBE9" w:rsidR="00AD0B5A" w:rsidRPr="00AD0B5A" w:rsidRDefault="00AD0B5A" w:rsidP="00C57A55">
      <w:pPr>
        <w:pStyle w:val="ListParagraph"/>
        <w:numPr>
          <w:ilvl w:val="0"/>
          <w:numId w:val="10"/>
        </w:numPr>
      </w:pPr>
      <w:bookmarkStart w:id="102" w:name="_lh0w1si3io6j" w:colFirst="0" w:colLast="0"/>
      <w:bookmarkEnd w:id="102"/>
      <w:r w:rsidRPr="00AD0B5A">
        <w:t>The user shall have the opportunity to zoom in / zoom out on the map</w:t>
      </w:r>
    </w:p>
    <w:p w14:paraId="7336D601" w14:textId="1711A8AD" w:rsidR="00AD0B5A" w:rsidRPr="00AD0B5A" w:rsidRDefault="00AD0B5A" w:rsidP="00C57A55">
      <w:pPr>
        <w:pStyle w:val="ListParagraph"/>
        <w:numPr>
          <w:ilvl w:val="0"/>
          <w:numId w:val="10"/>
        </w:numPr>
      </w:pPr>
      <w:bookmarkStart w:id="103" w:name="_6pro111d3cmr" w:colFirst="0" w:colLast="0"/>
      <w:bookmarkEnd w:id="103"/>
      <w:r w:rsidRPr="00AD0B5A">
        <w:t>The colo</w:t>
      </w:r>
      <w:r w:rsidR="0096697F">
        <w:t>u</w:t>
      </w:r>
      <w:r w:rsidRPr="00AD0B5A">
        <w:t>r of the pinpoint icon on each station shall indicate whether a station has bike available stands or not</w:t>
      </w:r>
    </w:p>
    <w:p w14:paraId="19BCC759" w14:textId="1A4D015C" w:rsidR="00AD0B5A" w:rsidRPr="00AD0B5A" w:rsidRDefault="00AD0B5A" w:rsidP="00C57A55">
      <w:pPr>
        <w:pStyle w:val="ListParagraph"/>
        <w:numPr>
          <w:ilvl w:val="0"/>
          <w:numId w:val="10"/>
        </w:numPr>
      </w:pPr>
      <w:bookmarkStart w:id="104" w:name="_ax3marqyktal" w:colFirst="0" w:colLast="0"/>
      <w:bookmarkEnd w:id="104"/>
      <w:r w:rsidRPr="00AD0B5A">
        <w:t xml:space="preserve">Red shall indicate that a station has no available stands to drop off a Dublin bike </w:t>
      </w:r>
    </w:p>
    <w:p w14:paraId="7A3852DB" w14:textId="0B4968FA" w:rsidR="00AD0B5A" w:rsidRPr="00AD0B5A" w:rsidRDefault="00AD0B5A" w:rsidP="00C57A55">
      <w:pPr>
        <w:pStyle w:val="ListParagraph"/>
        <w:numPr>
          <w:ilvl w:val="0"/>
          <w:numId w:val="10"/>
        </w:numPr>
      </w:pPr>
      <w:bookmarkStart w:id="105" w:name="_6v61zbcog9n" w:colFirst="0" w:colLast="0"/>
      <w:bookmarkEnd w:id="105"/>
      <w:r w:rsidRPr="00AD0B5A">
        <w:t>Green shall indicate that a station has available stands to drop off a Dublin bike</w:t>
      </w:r>
    </w:p>
    <w:p w14:paraId="5DCF9E3B" w14:textId="3E72436D" w:rsidR="00AD0B5A" w:rsidRPr="00AD0B5A" w:rsidRDefault="00AD0B5A" w:rsidP="00C57A55">
      <w:pPr>
        <w:pStyle w:val="ListParagraph"/>
        <w:numPr>
          <w:ilvl w:val="0"/>
          <w:numId w:val="10"/>
        </w:numPr>
      </w:pPr>
      <w:bookmarkStart w:id="106" w:name="_z7tqdzra4c2s" w:colFirst="0" w:colLast="0"/>
      <w:bookmarkEnd w:id="106"/>
      <w:r w:rsidRPr="00AD0B5A">
        <w:t xml:space="preserve">The user shall have the ability to gain specific station information by clicking on a pinpoint. This information shall include; station number, station </w:t>
      </w:r>
      <w:r w:rsidR="0096697F" w:rsidRPr="00AD0B5A">
        <w:t>address,</w:t>
      </w:r>
      <w:r w:rsidRPr="00AD0B5A">
        <w:t xml:space="preserve"> and the number of available </w:t>
      </w:r>
      <w:r w:rsidR="0096697F" w:rsidRPr="00AD0B5A">
        <w:t>bikes</w:t>
      </w:r>
      <w:r w:rsidRPr="00AD0B5A">
        <w:t xml:space="preserve"> stands</w:t>
      </w:r>
    </w:p>
    <w:p w14:paraId="00F63540" w14:textId="77777777" w:rsidR="00AD0B5A" w:rsidRPr="00AD0B5A" w:rsidRDefault="00AD0B5A" w:rsidP="00AD0B5A">
      <w:pPr>
        <w:ind w:left="1440"/>
        <w:rPr>
          <w:rFonts w:cstheme="minorHAnsi"/>
        </w:rPr>
      </w:pPr>
    </w:p>
    <w:p w14:paraId="00657660" w14:textId="192F152E" w:rsidR="00AD0B5A" w:rsidRPr="00AD0B5A" w:rsidRDefault="00AD0B5A" w:rsidP="00C57A55">
      <w:pPr>
        <w:pStyle w:val="ListParagraph"/>
        <w:numPr>
          <w:ilvl w:val="0"/>
          <w:numId w:val="8"/>
        </w:numPr>
      </w:pPr>
      <w:bookmarkStart w:id="107" w:name="_wnxu8n6xo8gd" w:colFirst="0" w:colLast="0"/>
      <w:bookmarkEnd w:id="107"/>
      <w:r w:rsidRPr="00AD0B5A">
        <w:t>Display stations that accept card payment</w:t>
      </w:r>
      <w:r>
        <w:t>:</w:t>
      </w:r>
    </w:p>
    <w:p w14:paraId="4F7AF51A" w14:textId="331DCC3D" w:rsidR="00AD0B5A" w:rsidRPr="00AD0B5A" w:rsidRDefault="00AD0B5A" w:rsidP="00C57A55">
      <w:pPr>
        <w:pStyle w:val="ListParagraph"/>
        <w:numPr>
          <w:ilvl w:val="0"/>
          <w:numId w:val="11"/>
        </w:numPr>
      </w:pPr>
      <w:bookmarkStart w:id="108" w:name="_4ak3v8pm1qjd" w:colFirst="0" w:colLast="0"/>
      <w:bookmarkEnd w:id="108"/>
      <w:r w:rsidRPr="00AD0B5A">
        <w:t>The user shall have access to information regarding the bike stations that accept card payment</w:t>
      </w:r>
    </w:p>
    <w:p w14:paraId="3B19BC93" w14:textId="6E7BCBBD" w:rsidR="00AD0B5A" w:rsidRPr="00AD0B5A" w:rsidRDefault="00AD0B5A" w:rsidP="00C57A55">
      <w:pPr>
        <w:pStyle w:val="ListParagraph"/>
        <w:numPr>
          <w:ilvl w:val="0"/>
          <w:numId w:val="11"/>
        </w:numPr>
      </w:pPr>
      <w:bookmarkStart w:id="109" w:name="_gp0dj4cyy4s5" w:colFirst="0" w:colLast="0"/>
      <w:bookmarkEnd w:id="109"/>
      <w:r w:rsidRPr="00AD0B5A">
        <w:t>By clicking the “Card payment” button, the map shall display the Dublin Bike stations that accept card payment</w:t>
      </w:r>
    </w:p>
    <w:p w14:paraId="65642479" w14:textId="77777777" w:rsidR="00AD0B5A" w:rsidRPr="00AD0B5A" w:rsidRDefault="00AD0B5A" w:rsidP="00AD0B5A">
      <w:pPr>
        <w:ind w:left="1440"/>
        <w:rPr>
          <w:rFonts w:cstheme="minorHAnsi"/>
        </w:rPr>
      </w:pPr>
    </w:p>
    <w:p w14:paraId="4DD82453" w14:textId="3E4C44F3" w:rsidR="00AD0B5A" w:rsidRPr="00AD0B5A" w:rsidRDefault="00AD0B5A" w:rsidP="00C57A55">
      <w:pPr>
        <w:pStyle w:val="ListParagraph"/>
        <w:numPr>
          <w:ilvl w:val="0"/>
          <w:numId w:val="8"/>
        </w:numPr>
      </w:pPr>
      <w:bookmarkStart w:id="110" w:name="_6hngnc49zxok" w:colFirst="0" w:colLast="0"/>
      <w:bookmarkEnd w:id="110"/>
      <w:r w:rsidRPr="00AD0B5A">
        <w:t>Filter map location:</w:t>
      </w:r>
    </w:p>
    <w:p w14:paraId="77F67358" w14:textId="68545E7A" w:rsidR="00AD0B5A" w:rsidRPr="00AD0B5A" w:rsidRDefault="00AD0B5A" w:rsidP="00C57A55">
      <w:pPr>
        <w:pStyle w:val="ListParagraph"/>
        <w:numPr>
          <w:ilvl w:val="0"/>
          <w:numId w:val="12"/>
        </w:numPr>
      </w:pPr>
      <w:bookmarkStart w:id="111" w:name="_avukpfp9xdlc" w:colFirst="0" w:colLast="0"/>
      <w:bookmarkEnd w:id="111"/>
      <w:r w:rsidRPr="00AD0B5A">
        <w:t>The user shall have the ability to filter the location shown on the map</w:t>
      </w:r>
    </w:p>
    <w:p w14:paraId="44B3E616" w14:textId="13741B9F" w:rsidR="00AD0B5A" w:rsidRPr="00AD0B5A" w:rsidRDefault="00AD0B5A" w:rsidP="00C57A55">
      <w:pPr>
        <w:pStyle w:val="ListParagraph"/>
        <w:numPr>
          <w:ilvl w:val="0"/>
          <w:numId w:val="12"/>
        </w:numPr>
      </w:pPr>
      <w:bookmarkStart w:id="112" w:name="_23gepk3qz1v9" w:colFirst="0" w:colLast="0"/>
      <w:bookmarkEnd w:id="112"/>
      <w:r w:rsidRPr="00AD0B5A">
        <w:t>When the user enters a street address, area or Eircode, the map shall display an area within a 500-meter radius of that input</w:t>
      </w:r>
    </w:p>
    <w:p w14:paraId="448EC238" w14:textId="285B0F33" w:rsidR="00AD0B5A" w:rsidRPr="00AD0B5A" w:rsidRDefault="00AD0B5A" w:rsidP="00C57A55">
      <w:pPr>
        <w:pStyle w:val="ListParagraph"/>
        <w:numPr>
          <w:ilvl w:val="0"/>
          <w:numId w:val="12"/>
        </w:numPr>
      </w:pPr>
      <w:bookmarkStart w:id="113" w:name="_i3a2dooubvdm" w:colFirst="0" w:colLast="0"/>
      <w:bookmarkEnd w:id="113"/>
      <w:r w:rsidRPr="00AD0B5A">
        <w:t>The user shall have the opportunity to zoom in further or zoom out on the map</w:t>
      </w:r>
    </w:p>
    <w:p w14:paraId="33BDAB39" w14:textId="77777777" w:rsidR="00AD0B5A" w:rsidRPr="00AD0B5A" w:rsidRDefault="00AD0B5A" w:rsidP="00AD0B5A">
      <w:pPr>
        <w:ind w:left="1440"/>
        <w:rPr>
          <w:rFonts w:cstheme="minorHAnsi"/>
        </w:rPr>
      </w:pPr>
    </w:p>
    <w:p w14:paraId="0E5E6B1F" w14:textId="0EFE03CF" w:rsidR="00AD0B5A" w:rsidRPr="00AD0B5A" w:rsidRDefault="00AD0B5A" w:rsidP="00C57A55">
      <w:pPr>
        <w:pStyle w:val="ListParagraph"/>
        <w:numPr>
          <w:ilvl w:val="0"/>
          <w:numId w:val="8"/>
        </w:numPr>
      </w:pPr>
      <w:bookmarkStart w:id="114" w:name="_68tripffjp4o" w:colFirst="0" w:colLast="0"/>
      <w:bookmarkEnd w:id="114"/>
      <w:r w:rsidRPr="00AD0B5A">
        <w:t>Predict the number of available bikes on a specific date and time</w:t>
      </w:r>
      <w:r>
        <w:t>:</w:t>
      </w:r>
    </w:p>
    <w:p w14:paraId="57404DB1" w14:textId="0681F0B4" w:rsidR="00AD0B5A" w:rsidRPr="00AD0B5A" w:rsidRDefault="00AD0B5A" w:rsidP="00C57A55">
      <w:pPr>
        <w:pStyle w:val="ListParagraph"/>
        <w:numPr>
          <w:ilvl w:val="0"/>
          <w:numId w:val="13"/>
        </w:numPr>
      </w:pPr>
      <w:bookmarkStart w:id="115" w:name="_bmsksx1l56t0" w:colFirst="0" w:colLast="0"/>
      <w:bookmarkEnd w:id="115"/>
      <w:r w:rsidRPr="00AD0B5A">
        <w:lastRenderedPageBreak/>
        <w:t>By entering a specific date and time, the user shall gain information on available bikes or available stands of stations</w:t>
      </w:r>
    </w:p>
    <w:p w14:paraId="58F15970" w14:textId="56F81672" w:rsidR="00AD0B5A" w:rsidRPr="00AD0B5A" w:rsidRDefault="00AD0B5A" w:rsidP="00C57A55">
      <w:pPr>
        <w:pStyle w:val="ListParagraph"/>
        <w:numPr>
          <w:ilvl w:val="0"/>
          <w:numId w:val="13"/>
        </w:numPr>
      </w:pPr>
      <w:bookmarkStart w:id="116" w:name="_7o0gvk6pdfg" w:colFirst="0" w:colLast="0"/>
      <w:bookmarkEnd w:id="116"/>
      <w:r w:rsidRPr="00AD0B5A">
        <w:t>The user shall not be able to enter a date that exceeds five days after the current date</w:t>
      </w:r>
    </w:p>
    <w:p w14:paraId="3E010B3C" w14:textId="3B12B009" w:rsidR="00AD0B5A" w:rsidRPr="00AD0B5A" w:rsidRDefault="00AD0B5A" w:rsidP="00C57A55">
      <w:pPr>
        <w:pStyle w:val="ListParagraph"/>
        <w:numPr>
          <w:ilvl w:val="0"/>
          <w:numId w:val="13"/>
        </w:numPr>
      </w:pPr>
      <w:bookmarkStart w:id="117" w:name="_bn4s96k8axlu" w:colFirst="0" w:colLast="0"/>
      <w:bookmarkEnd w:id="117"/>
      <w:r w:rsidRPr="00AD0B5A">
        <w:t>Once a specific date and time has been entered, the map shall show a prediction of available bikes or stands (depending on which option the user has chosen) for that date and time</w:t>
      </w:r>
    </w:p>
    <w:p w14:paraId="4918C5B4" w14:textId="3E80ADEA" w:rsidR="00AD0B5A" w:rsidRPr="00AD0B5A" w:rsidRDefault="00AD0B5A" w:rsidP="00C57A55">
      <w:pPr>
        <w:pStyle w:val="ListParagraph"/>
        <w:numPr>
          <w:ilvl w:val="0"/>
          <w:numId w:val="13"/>
        </w:numPr>
      </w:pPr>
      <w:bookmarkStart w:id="118" w:name="_deatkmel0b5e" w:colFirst="0" w:colLast="0"/>
      <w:bookmarkEnd w:id="118"/>
      <w:r w:rsidRPr="00AD0B5A">
        <w:t>The user shall have the ability to gain information of each station by clicking on a pinpoint icon</w:t>
      </w:r>
    </w:p>
    <w:p w14:paraId="56655A1D" w14:textId="77777777" w:rsidR="00AD0B5A" w:rsidRDefault="00AD0B5A" w:rsidP="00AD0B5A">
      <w:pPr>
        <w:ind w:left="1440"/>
      </w:pPr>
    </w:p>
    <w:p w14:paraId="093EEE91" w14:textId="77777777" w:rsidR="00AD0B5A" w:rsidRDefault="00AD0B5A" w:rsidP="00AD0B5A">
      <w:pPr>
        <w:rPr>
          <w:b/>
        </w:rPr>
      </w:pPr>
      <w:r>
        <w:rPr>
          <w:b/>
        </w:rPr>
        <w:t>Value-add Features</w:t>
      </w:r>
    </w:p>
    <w:p w14:paraId="4E52F6F5" w14:textId="77777777" w:rsidR="00AD0B5A" w:rsidRDefault="00AD0B5A" w:rsidP="00AD0B5A">
      <w:pPr>
        <w:rPr>
          <w:b/>
        </w:rPr>
      </w:pPr>
    </w:p>
    <w:p w14:paraId="5FD8FD61" w14:textId="77777777" w:rsidR="00AD0B5A" w:rsidRPr="00AD0B5A" w:rsidRDefault="00AD0B5A" w:rsidP="00C57A55">
      <w:pPr>
        <w:pStyle w:val="ListParagraph"/>
        <w:numPr>
          <w:ilvl w:val="0"/>
          <w:numId w:val="8"/>
        </w:numPr>
      </w:pPr>
      <w:r w:rsidRPr="00AD0B5A">
        <w:t>To allow provide a route planning:</w:t>
      </w:r>
    </w:p>
    <w:p w14:paraId="227D4D0E" w14:textId="45BEA9B0" w:rsidR="00AD0B5A" w:rsidRDefault="00AD0B5A" w:rsidP="00C57A55">
      <w:pPr>
        <w:pStyle w:val="ListParagraph"/>
        <w:numPr>
          <w:ilvl w:val="0"/>
          <w:numId w:val="14"/>
        </w:numPr>
      </w:pPr>
      <w:r>
        <w:t>The user will be allowed to plan a route on the website</w:t>
      </w:r>
    </w:p>
    <w:p w14:paraId="3C01CB42" w14:textId="77777777" w:rsidR="00AD0B5A" w:rsidRDefault="00AD0B5A" w:rsidP="00C57A55">
      <w:pPr>
        <w:pStyle w:val="ListParagraph"/>
        <w:numPr>
          <w:ilvl w:val="0"/>
          <w:numId w:val="14"/>
        </w:numPr>
      </w:pPr>
      <w:r>
        <w:t>The plan will predict the station availability at the start and end of the journey.</w:t>
      </w:r>
    </w:p>
    <w:p w14:paraId="2BDF6D28" w14:textId="5109B246" w:rsidR="00AD0B5A" w:rsidRDefault="00AD0B5A" w:rsidP="00C57A55">
      <w:pPr>
        <w:pStyle w:val="ListParagraph"/>
        <w:numPr>
          <w:ilvl w:val="0"/>
          <w:numId w:val="14"/>
        </w:numPr>
      </w:pPr>
      <w:r>
        <w:t>It will also recommend an alternative station to collect / drop off in the event of unfavourable station information</w:t>
      </w:r>
    </w:p>
    <w:p w14:paraId="6D5AD77C" w14:textId="77777777" w:rsidR="00AD0B5A" w:rsidRDefault="00AD0B5A" w:rsidP="00AD0B5A">
      <w:pPr>
        <w:ind w:left="1440"/>
      </w:pPr>
    </w:p>
    <w:p w14:paraId="356B6AA1" w14:textId="77777777" w:rsidR="00AD0B5A" w:rsidRPr="00AD0B5A" w:rsidRDefault="00AD0B5A" w:rsidP="00C57A55">
      <w:pPr>
        <w:pStyle w:val="ListParagraph"/>
        <w:numPr>
          <w:ilvl w:val="0"/>
          <w:numId w:val="8"/>
        </w:numPr>
      </w:pPr>
      <w:r w:rsidRPr="00AD0B5A">
        <w:t>Entertainment box:</w:t>
      </w:r>
    </w:p>
    <w:p w14:paraId="74E666D2" w14:textId="582BA432" w:rsidR="00AD0B5A" w:rsidRDefault="00AD0B5A" w:rsidP="00C57A55">
      <w:pPr>
        <w:numPr>
          <w:ilvl w:val="0"/>
          <w:numId w:val="15"/>
        </w:numPr>
      </w:pPr>
      <w:r>
        <w:t>The website will contain a box containing activities in the area</w:t>
      </w:r>
    </w:p>
    <w:p w14:paraId="4603794E" w14:textId="266B2437" w:rsidR="00AD0B5A" w:rsidRDefault="00AD0B5A" w:rsidP="00C57A55">
      <w:pPr>
        <w:numPr>
          <w:ilvl w:val="0"/>
          <w:numId w:val="15"/>
        </w:numPr>
      </w:pPr>
      <w:r>
        <w:t>This information will be collected from Dublin’s most trusted entertainment websites</w:t>
      </w:r>
    </w:p>
    <w:p w14:paraId="0E517849" w14:textId="501090B8" w:rsidR="00AD0B5A" w:rsidRDefault="00AD0B5A" w:rsidP="00537FCB">
      <w:pPr>
        <w:rPr>
          <w:highlight w:val="yellow"/>
        </w:rPr>
      </w:pPr>
    </w:p>
    <w:p w14:paraId="32CA0907" w14:textId="77777777" w:rsidR="00F04D71" w:rsidRPr="006800CE" w:rsidRDefault="00F04D71" w:rsidP="006800CE">
      <w:pPr>
        <w:rPr>
          <w:lang w:eastAsia="en-GB"/>
        </w:rPr>
      </w:pPr>
    </w:p>
    <w:p w14:paraId="2F870A1B" w14:textId="5DEE8536" w:rsidR="006800CE" w:rsidRPr="006800CE" w:rsidRDefault="006800CE" w:rsidP="006800CE">
      <w:pPr>
        <w:pStyle w:val="Heading2"/>
        <w:rPr>
          <w:sz w:val="24"/>
          <w:szCs w:val="24"/>
          <w:u w:val="single"/>
          <w:lang w:eastAsia="en-GB"/>
        </w:rPr>
      </w:pPr>
      <w:bookmarkStart w:id="119" w:name="_Toc1503573"/>
      <w:r>
        <w:rPr>
          <w:sz w:val="24"/>
          <w:szCs w:val="24"/>
          <w:u w:val="single"/>
          <w:lang w:eastAsia="en-GB"/>
        </w:rPr>
        <w:t>Functional Requirements</w:t>
      </w:r>
      <w:bookmarkEnd w:id="119"/>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7684DCF5" w14:textId="35B182D3" w:rsidR="004E5F3D" w:rsidRDefault="004E5F3D" w:rsidP="006800CE">
      <w:pPr>
        <w:rPr>
          <w:lang w:eastAsia="en-GB"/>
        </w:rPr>
      </w:pPr>
    </w:p>
    <w:p w14:paraId="1ECFB7C1" w14:textId="77777777" w:rsidR="001C1FD7" w:rsidRDefault="001C1FD7" w:rsidP="001C1FD7">
      <w:pPr>
        <w:rPr>
          <w:color w:val="000000"/>
        </w:rPr>
      </w:pPr>
      <w:r>
        <w:t xml:space="preserve">Based on the user requirements, the following actions are necessary to provide the required functionality for the web application. Each of the following requirements correspond to the above essential user requirements. </w:t>
      </w:r>
    </w:p>
    <w:p w14:paraId="21C93664" w14:textId="77777777" w:rsidR="001C1FD7" w:rsidRDefault="001C1FD7" w:rsidP="001C1FD7">
      <w:pPr>
        <w:rPr>
          <w:b/>
        </w:rPr>
      </w:pPr>
    </w:p>
    <w:p w14:paraId="3F38548C" w14:textId="77777777" w:rsidR="001C1FD7" w:rsidRPr="00537FCB" w:rsidRDefault="001C1FD7" w:rsidP="00C57A55">
      <w:pPr>
        <w:pStyle w:val="ListParagraph"/>
        <w:numPr>
          <w:ilvl w:val="0"/>
          <w:numId w:val="6"/>
        </w:numPr>
        <w:rPr>
          <w:b/>
        </w:rPr>
      </w:pPr>
      <w:r w:rsidRPr="00537FCB">
        <w:rPr>
          <w:b/>
        </w:rPr>
        <w:t>Displaying all the Dublin Bikes Stations that are available across Dublin City</w:t>
      </w:r>
    </w:p>
    <w:p w14:paraId="6F105DDE" w14:textId="77777777" w:rsidR="001C1FD7" w:rsidRDefault="001C1FD7" w:rsidP="00C57A55">
      <w:pPr>
        <w:numPr>
          <w:ilvl w:val="1"/>
          <w:numId w:val="6"/>
        </w:numPr>
      </w:pPr>
      <w:r>
        <w:t>Display the Dublin map, using the Google Maps API</w:t>
      </w:r>
    </w:p>
    <w:p w14:paraId="61EDF3C6" w14:textId="04F71C9F" w:rsidR="001C1FD7" w:rsidRDefault="001C1FD7" w:rsidP="00C57A55">
      <w:pPr>
        <w:numPr>
          <w:ilvl w:val="1"/>
          <w:numId w:val="6"/>
        </w:numPr>
      </w:pPr>
      <w:r>
        <w:t>Run a script, located on an EC2, that will call the JCDe</w:t>
      </w:r>
      <w:r w:rsidR="0096697F">
        <w:t>c</w:t>
      </w:r>
      <w:r>
        <w:t>aux API</w:t>
      </w:r>
    </w:p>
    <w:p w14:paraId="00ADE2F4" w14:textId="77777777" w:rsidR="001C1FD7" w:rsidRDefault="001C1FD7" w:rsidP="00C57A55">
      <w:pPr>
        <w:numPr>
          <w:ilvl w:val="1"/>
          <w:numId w:val="6"/>
        </w:numPr>
      </w:pPr>
      <w:r>
        <w:t>The results of the call will be stored in a table [Appendix 1]</w:t>
      </w:r>
    </w:p>
    <w:p w14:paraId="29E84CF6" w14:textId="77777777" w:rsidR="001C1FD7" w:rsidRDefault="001C1FD7" w:rsidP="00C57A55">
      <w:pPr>
        <w:numPr>
          <w:ilvl w:val="1"/>
          <w:numId w:val="6"/>
        </w:numPr>
      </w:pPr>
      <w:r>
        <w:t>Place a location pin on each station - as represented on the map</w:t>
      </w:r>
    </w:p>
    <w:p w14:paraId="4FDD3430" w14:textId="77777777" w:rsidR="001C1FD7" w:rsidRDefault="001C1FD7" w:rsidP="00C57A55">
      <w:pPr>
        <w:numPr>
          <w:ilvl w:val="1"/>
          <w:numId w:val="6"/>
        </w:numPr>
      </w:pPr>
      <w:r>
        <w:t>For each location, on click, a query will be sent to the RDS on our EC2 instance. It will return:</w:t>
      </w:r>
    </w:p>
    <w:p w14:paraId="7427EAF7" w14:textId="77777777" w:rsidR="001C1FD7" w:rsidRDefault="001C1FD7" w:rsidP="00C57A55">
      <w:pPr>
        <w:numPr>
          <w:ilvl w:val="2"/>
          <w:numId w:val="6"/>
        </w:numPr>
      </w:pPr>
      <w:r>
        <w:rPr>
          <w:i/>
        </w:rPr>
        <w:t>station number</w:t>
      </w:r>
    </w:p>
    <w:p w14:paraId="3A6DFFDD" w14:textId="77777777" w:rsidR="001C1FD7" w:rsidRDefault="001C1FD7" w:rsidP="00C57A55">
      <w:pPr>
        <w:numPr>
          <w:ilvl w:val="2"/>
          <w:numId w:val="6"/>
        </w:numPr>
      </w:pPr>
      <w:r>
        <w:rPr>
          <w:i/>
        </w:rPr>
        <w:t>station address</w:t>
      </w:r>
    </w:p>
    <w:p w14:paraId="28FD9E1F" w14:textId="77777777" w:rsidR="001C1FD7" w:rsidRDefault="001C1FD7" w:rsidP="00C57A55">
      <w:pPr>
        <w:numPr>
          <w:ilvl w:val="2"/>
          <w:numId w:val="6"/>
        </w:numPr>
      </w:pPr>
      <w:r>
        <w:rPr>
          <w:i/>
        </w:rPr>
        <w:t>available bikes</w:t>
      </w:r>
    </w:p>
    <w:p w14:paraId="24A7E720" w14:textId="77777777" w:rsidR="001C1FD7" w:rsidRDefault="001C1FD7" w:rsidP="00C57A55">
      <w:pPr>
        <w:numPr>
          <w:ilvl w:val="2"/>
          <w:numId w:val="6"/>
        </w:numPr>
      </w:pPr>
      <w:r>
        <w:rPr>
          <w:i/>
        </w:rPr>
        <w:t>available stands</w:t>
      </w:r>
    </w:p>
    <w:p w14:paraId="585A84A0" w14:textId="77777777" w:rsidR="001C1FD7" w:rsidRDefault="001C1FD7" w:rsidP="00C57A55">
      <w:pPr>
        <w:numPr>
          <w:ilvl w:val="2"/>
          <w:numId w:val="6"/>
        </w:numPr>
        <w:rPr>
          <w:i/>
        </w:rPr>
      </w:pPr>
      <w:r>
        <w:rPr>
          <w:i/>
        </w:rPr>
        <w:t>current weather</w:t>
      </w:r>
    </w:p>
    <w:p w14:paraId="239ECB56" w14:textId="77777777" w:rsidR="001C1FD7" w:rsidRDefault="001C1FD7" w:rsidP="00C57A55">
      <w:pPr>
        <w:numPr>
          <w:ilvl w:val="1"/>
          <w:numId w:val="6"/>
        </w:numPr>
      </w:pPr>
      <w:r>
        <w:t>This information will be displayed in a box at the side of the map</w:t>
      </w:r>
    </w:p>
    <w:p w14:paraId="1DEB7A96" w14:textId="77777777" w:rsidR="001C1FD7" w:rsidRDefault="001C1FD7" w:rsidP="00C57A55">
      <w:pPr>
        <w:numPr>
          <w:ilvl w:val="1"/>
          <w:numId w:val="6"/>
        </w:numPr>
      </w:pPr>
      <w:r>
        <w:t>If the user clicks on another station, another query will be sent, and the information in the box will be updated accordingly</w:t>
      </w:r>
    </w:p>
    <w:p w14:paraId="6DCA85E3" w14:textId="77777777" w:rsidR="001C1FD7" w:rsidRDefault="001C1FD7" w:rsidP="001C1FD7">
      <w:pPr>
        <w:pStyle w:val="Heading2"/>
        <w:ind w:left="720"/>
        <w:jc w:val="both"/>
        <w:rPr>
          <w:b/>
          <w:color w:val="000000"/>
          <w:sz w:val="24"/>
          <w:szCs w:val="24"/>
        </w:rPr>
      </w:pPr>
      <w:bookmarkStart w:id="120" w:name="_zxtz3cy9ju5" w:colFirst="0" w:colLast="0"/>
      <w:bookmarkEnd w:id="120"/>
    </w:p>
    <w:p w14:paraId="0D7F348D" w14:textId="77777777" w:rsidR="001C1FD7" w:rsidRPr="00537FCB" w:rsidRDefault="001C1FD7" w:rsidP="00C57A55">
      <w:pPr>
        <w:pStyle w:val="ListParagraph"/>
        <w:numPr>
          <w:ilvl w:val="0"/>
          <w:numId w:val="6"/>
        </w:numPr>
        <w:rPr>
          <w:b/>
        </w:rPr>
      </w:pPr>
      <w:bookmarkStart w:id="121" w:name="_f8ot13sigr4o" w:colFirst="0" w:colLast="0"/>
      <w:bookmarkEnd w:id="121"/>
      <w:r w:rsidRPr="00537FCB">
        <w:rPr>
          <w:b/>
        </w:rPr>
        <w:t>Display stations for collecting a Dublin Bike</w:t>
      </w:r>
    </w:p>
    <w:p w14:paraId="640FCC07" w14:textId="22FFDF62" w:rsidR="001C1FD7" w:rsidRDefault="001C1FD7" w:rsidP="00C57A55">
      <w:pPr>
        <w:numPr>
          <w:ilvl w:val="1"/>
          <w:numId w:val="6"/>
        </w:numPr>
      </w:pPr>
      <w:r>
        <w:t>Above the map, there will be a drop</w:t>
      </w:r>
      <w:r w:rsidR="00537FCB">
        <w:t>-</w:t>
      </w:r>
      <w:r>
        <w:t>down box that contains the “I want to…”</w:t>
      </w:r>
    </w:p>
    <w:p w14:paraId="4D131B55" w14:textId="63DAB0A1" w:rsidR="001C1FD7" w:rsidRDefault="001C1FD7" w:rsidP="00C57A55">
      <w:pPr>
        <w:numPr>
          <w:ilvl w:val="1"/>
          <w:numId w:val="6"/>
        </w:numPr>
      </w:pPr>
      <w:r>
        <w:t>Onclick, the drop</w:t>
      </w:r>
      <w:r w:rsidR="00537FCB">
        <w:t>-</w:t>
      </w:r>
      <w:r>
        <w:t>down menu will provide the user with the option “Collect”</w:t>
      </w:r>
    </w:p>
    <w:p w14:paraId="710C7035" w14:textId="77777777" w:rsidR="001C1FD7" w:rsidRDefault="001C1FD7" w:rsidP="00C57A55">
      <w:pPr>
        <w:numPr>
          <w:ilvl w:val="1"/>
          <w:numId w:val="6"/>
        </w:numPr>
      </w:pPr>
      <w:r>
        <w:t>Onclick, a query will be sent to the RDS and requests all stations that have bikes available</w:t>
      </w:r>
    </w:p>
    <w:p w14:paraId="0539836A" w14:textId="77777777" w:rsidR="001C1FD7" w:rsidRDefault="001C1FD7" w:rsidP="00C57A55">
      <w:pPr>
        <w:numPr>
          <w:ilvl w:val="1"/>
          <w:numId w:val="6"/>
        </w:numPr>
      </w:pPr>
      <w:r>
        <w:t xml:space="preserve">The requests will update the map. </w:t>
      </w:r>
    </w:p>
    <w:p w14:paraId="0A732B30" w14:textId="77777777" w:rsidR="001C1FD7" w:rsidRDefault="001C1FD7" w:rsidP="00C57A55">
      <w:pPr>
        <w:numPr>
          <w:ilvl w:val="2"/>
          <w:numId w:val="6"/>
        </w:numPr>
      </w:pPr>
      <w:r>
        <w:t>Each station that contains bikes will be highlighted Green</w:t>
      </w:r>
    </w:p>
    <w:p w14:paraId="7F4C9452" w14:textId="77777777" w:rsidR="001C1FD7" w:rsidRDefault="001C1FD7" w:rsidP="00C57A55">
      <w:pPr>
        <w:numPr>
          <w:ilvl w:val="2"/>
          <w:numId w:val="6"/>
        </w:numPr>
      </w:pPr>
      <w:r>
        <w:t>Each station that does not have available bikes will be highlighted Red</w:t>
      </w:r>
    </w:p>
    <w:p w14:paraId="37E2FD5C" w14:textId="77777777" w:rsidR="001C1FD7" w:rsidRDefault="001C1FD7" w:rsidP="00C57A55">
      <w:pPr>
        <w:numPr>
          <w:ilvl w:val="1"/>
          <w:numId w:val="6"/>
        </w:numPr>
      </w:pPr>
      <w:r>
        <w:t>For each location, on click, a query will be sent to the RDS on our EC2 instance. It will return:</w:t>
      </w:r>
    </w:p>
    <w:p w14:paraId="1A1E77BC" w14:textId="77777777" w:rsidR="001C1FD7" w:rsidRDefault="001C1FD7" w:rsidP="00C57A55">
      <w:pPr>
        <w:numPr>
          <w:ilvl w:val="2"/>
          <w:numId w:val="6"/>
        </w:numPr>
      </w:pPr>
      <w:r>
        <w:rPr>
          <w:i/>
        </w:rPr>
        <w:t xml:space="preserve">station number </w:t>
      </w:r>
    </w:p>
    <w:p w14:paraId="1DE41B73" w14:textId="77777777" w:rsidR="001C1FD7" w:rsidRDefault="001C1FD7" w:rsidP="00C57A55">
      <w:pPr>
        <w:numPr>
          <w:ilvl w:val="2"/>
          <w:numId w:val="6"/>
        </w:numPr>
        <w:rPr>
          <w:i/>
        </w:rPr>
      </w:pPr>
      <w:r>
        <w:rPr>
          <w:i/>
        </w:rPr>
        <w:t>station address</w:t>
      </w:r>
    </w:p>
    <w:p w14:paraId="52FDCE70" w14:textId="77777777" w:rsidR="001C1FD7" w:rsidRDefault="001C1FD7" w:rsidP="00C57A55">
      <w:pPr>
        <w:numPr>
          <w:ilvl w:val="2"/>
          <w:numId w:val="6"/>
        </w:numPr>
      </w:pPr>
      <w:r>
        <w:rPr>
          <w:i/>
        </w:rPr>
        <w:lastRenderedPageBreak/>
        <w:t>available bikes</w:t>
      </w:r>
    </w:p>
    <w:p w14:paraId="6DE57959" w14:textId="77777777" w:rsidR="001C1FD7" w:rsidRDefault="001C1FD7" w:rsidP="00C57A55">
      <w:pPr>
        <w:numPr>
          <w:ilvl w:val="2"/>
          <w:numId w:val="6"/>
        </w:numPr>
      </w:pPr>
      <w:r>
        <w:rPr>
          <w:i/>
        </w:rPr>
        <w:t>available stands</w:t>
      </w:r>
    </w:p>
    <w:p w14:paraId="176D434C" w14:textId="77777777" w:rsidR="001C1FD7" w:rsidRDefault="001C1FD7" w:rsidP="00C57A55">
      <w:pPr>
        <w:numPr>
          <w:ilvl w:val="2"/>
          <w:numId w:val="6"/>
        </w:numPr>
        <w:rPr>
          <w:i/>
        </w:rPr>
      </w:pPr>
      <w:r>
        <w:rPr>
          <w:i/>
        </w:rPr>
        <w:t>current weather</w:t>
      </w:r>
    </w:p>
    <w:p w14:paraId="55BB66BE" w14:textId="77777777" w:rsidR="001C1FD7" w:rsidRDefault="001C1FD7" w:rsidP="00C57A55">
      <w:pPr>
        <w:numPr>
          <w:ilvl w:val="1"/>
          <w:numId w:val="6"/>
        </w:numPr>
      </w:pPr>
      <w:r>
        <w:t>This information will be displayed in a box at the side of the map</w:t>
      </w:r>
    </w:p>
    <w:p w14:paraId="11616057" w14:textId="77777777" w:rsidR="001C1FD7" w:rsidRDefault="001C1FD7" w:rsidP="001C1FD7"/>
    <w:p w14:paraId="5FB9B0DC" w14:textId="77777777" w:rsidR="001C1FD7" w:rsidRPr="00537FCB" w:rsidRDefault="001C1FD7" w:rsidP="00C57A55">
      <w:pPr>
        <w:pStyle w:val="ListParagraph"/>
        <w:numPr>
          <w:ilvl w:val="0"/>
          <w:numId w:val="6"/>
        </w:numPr>
        <w:rPr>
          <w:b/>
        </w:rPr>
      </w:pPr>
      <w:bookmarkStart w:id="122" w:name="_7jwk384z2b92" w:colFirst="0" w:colLast="0"/>
      <w:bookmarkEnd w:id="122"/>
      <w:r w:rsidRPr="00537FCB">
        <w:rPr>
          <w:b/>
        </w:rPr>
        <w:t>Display stations for dropping off a Dublin Bike</w:t>
      </w:r>
    </w:p>
    <w:p w14:paraId="71C2DE28" w14:textId="79217ED1" w:rsidR="001C1FD7" w:rsidRDefault="001C1FD7" w:rsidP="00C57A55">
      <w:pPr>
        <w:numPr>
          <w:ilvl w:val="1"/>
          <w:numId w:val="6"/>
        </w:numPr>
      </w:pPr>
      <w:r>
        <w:t>Above the map, there will be a drop</w:t>
      </w:r>
      <w:r w:rsidR="00537FCB">
        <w:t>-</w:t>
      </w:r>
      <w:r>
        <w:t>down box that contains the “I want to…”</w:t>
      </w:r>
    </w:p>
    <w:p w14:paraId="5BD1967F" w14:textId="765440BE" w:rsidR="001C1FD7" w:rsidRDefault="001C1FD7" w:rsidP="00C57A55">
      <w:pPr>
        <w:numPr>
          <w:ilvl w:val="1"/>
          <w:numId w:val="6"/>
        </w:numPr>
      </w:pPr>
      <w:r>
        <w:t xml:space="preserve">Onclick, the </w:t>
      </w:r>
      <w:r w:rsidR="00537FCB">
        <w:t>drop-down</w:t>
      </w:r>
      <w:r>
        <w:t xml:space="preserve"> menu will provide the user with the option “Drop off”</w:t>
      </w:r>
    </w:p>
    <w:p w14:paraId="12876A9E" w14:textId="77777777" w:rsidR="001C1FD7" w:rsidRDefault="001C1FD7" w:rsidP="00C57A55">
      <w:pPr>
        <w:numPr>
          <w:ilvl w:val="1"/>
          <w:numId w:val="6"/>
        </w:numPr>
      </w:pPr>
      <w:r>
        <w:t>Onclick, a query will be sent to the RDS and requests all stations that have bikes available</w:t>
      </w:r>
    </w:p>
    <w:p w14:paraId="7011F920" w14:textId="77777777" w:rsidR="001C1FD7" w:rsidRDefault="001C1FD7" w:rsidP="00C57A55">
      <w:pPr>
        <w:numPr>
          <w:ilvl w:val="1"/>
          <w:numId w:val="6"/>
        </w:numPr>
      </w:pPr>
      <w:r>
        <w:t xml:space="preserve">The requests will update the map. </w:t>
      </w:r>
    </w:p>
    <w:p w14:paraId="7C8F36A2" w14:textId="77777777" w:rsidR="001C1FD7" w:rsidRDefault="001C1FD7" w:rsidP="00C57A55">
      <w:pPr>
        <w:numPr>
          <w:ilvl w:val="2"/>
          <w:numId w:val="6"/>
        </w:numPr>
      </w:pPr>
      <w:r>
        <w:t>Each station that contains free stations will be highlighted Green</w:t>
      </w:r>
    </w:p>
    <w:p w14:paraId="1D2FE85A" w14:textId="77777777" w:rsidR="001C1FD7" w:rsidRDefault="001C1FD7" w:rsidP="00C57A55">
      <w:pPr>
        <w:numPr>
          <w:ilvl w:val="2"/>
          <w:numId w:val="6"/>
        </w:numPr>
      </w:pPr>
      <w:r>
        <w:t>Each station that does has all stations occupied will be highlighted Red</w:t>
      </w:r>
    </w:p>
    <w:p w14:paraId="51F19624" w14:textId="77777777" w:rsidR="001C1FD7" w:rsidRDefault="001C1FD7" w:rsidP="00C57A55">
      <w:pPr>
        <w:numPr>
          <w:ilvl w:val="1"/>
          <w:numId w:val="6"/>
        </w:numPr>
      </w:pPr>
      <w:r>
        <w:t>For each location, on click, a query will be sent to the RDS on our EC2 instance. It will return</w:t>
      </w:r>
    </w:p>
    <w:p w14:paraId="3C19CDED" w14:textId="77777777" w:rsidR="001C1FD7" w:rsidRDefault="001C1FD7" w:rsidP="00C57A55">
      <w:pPr>
        <w:numPr>
          <w:ilvl w:val="2"/>
          <w:numId w:val="6"/>
        </w:numPr>
      </w:pPr>
      <w:r>
        <w:rPr>
          <w:i/>
        </w:rPr>
        <w:t>station number</w:t>
      </w:r>
    </w:p>
    <w:p w14:paraId="44FDD7B0" w14:textId="77777777" w:rsidR="001C1FD7" w:rsidRDefault="001C1FD7" w:rsidP="00C57A55">
      <w:pPr>
        <w:numPr>
          <w:ilvl w:val="2"/>
          <w:numId w:val="6"/>
        </w:numPr>
      </w:pPr>
      <w:r>
        <w:rPr>
          <w:i/>
        </w:rPr>
        <w:t>station address</w:t>
      </w:r>
    </w:p>
    <w:p w14:paraId="59484591" w14:textId="77777777" w:rsidR="001C1FD7" w:rsidRDefault="001C1FD7" w:rsidP="00C57A55">
      <w:pPr>
        <w:numPr>
          <w:ilvl w:val="2"/>
          <w:numId w:val="6"/>
        </w:numPr>
      </w:pPr>
      <w:r>
        <w:rPr>
          <w:i/>
        </w:rPr>
        <w:t>available bikes</w:t>
      </w:r>
    </w:p>
    <w:p w14:paraId="44A1A238" w14:textId="77777777" w:rsidR="001C1FD7" w:rsidRDefault="001C1FD7" w:rsidP="00C57A55">
      <w:pPr>
        <w:numPr>
          <w:ilvl w:val="2"/>
          <w:numId w:val="6"/>
        </w:numPr>
      </w:pPr>
      <w:r>
        <w:rPr>
          <w:i/>
        </w:rPr>
        <w:t>available stands</w:t>
      </w:r>
    </w:p>
    <w:p w14:paraId="07D91052" w14:textId="77777777" w:rsidR="001C1FD7" w:rsidRDefault="001C1FD7" w:rsidP="00C57A55">
      <w:pPr>
        <w:numPr>
          <w:ilvl w:val="2"/>
          <w:numId w:val="6"/>
        </w:numPr>
        <w:rPr>
          <w:i/>
        </w:rPr>
      </w:pPr>
      <w:r>
        <w:rPr>
          <w:i/>
        </w:rPr>
        <w:t>current weather</w:t>
      </w:r>
    </w:p>
    <w:p w14:paraId="2D53C254" w14:textId="77777777" w:rsidR="001C1FD7" w:rsidRDefault="001C1FD7" w:rsidP="00C57A55">
      <w:pPr>
        <w:numPr>
          <w:ilvl w:val="1"/>
          <w:numId w:val="6"/>
        </w:numPr>
      </w:pPr>
      <w:r>
        <w:t>This information will be displayed in a box at the side of the map</w:t>
      </w:r>
    </w:p>
    <w:p w14:paraId="0152CE43" w14:textId="77777777" w:rsidR="001C1FD7" w:rsidRDefault="001C1FD7" w:rsidP="001C1FD7">
      <w:pPr>
        <w:pStyle w:val="Heading2"/>
        <w:jc w:val="both"/>
        <w:rPr>
          <w:b/>
          <w:color w:val="000000"/>
          <w:sz w:val="24"/>
          <w:szCs w:val="24"/>
        </w:rPr>
      </w:pPr>
      <w:bookmarkStart w:id="123" w:name="_r6ruz4tfpezj" w:colFirst="0" w:colLast="0"/>
      <w:bookmarkEnd w:id="123"/>
    </w:p>
    <w:p w14:paraId="60BF873A" w14:textId="77777777" w:rsidR="001C1FD7" w:rsidRPr="00537FCB" w:rsidRDefault="001C1FD7" w:rsidP="00C57A55">
      <w:pPr>
        <w:pStyle w:val="ListParagraph"/>
        <w:numPr>
          <w:ilvl w:val="0"/>
          <w:numId w:val="6"/>
        </w:numPr>
        <w:rPr>
          <w:b/>
        </w:rPr>
      </w:pPr>
      <w:bookmarkStart w:id="124" w:name="_dpn8g689nk3w" w:colFirst="0" w:colLast="0"/>
      <w:bookmarkEnd w:id="124"/>
      <w:r w:rsidRPr="00537FCB">
        <w:rPr>
          <w:b/>
        </w:rPr>
        <w:t>Display stations that accept card payment</w:t>
      </w:r>
    </w:p>
    <w:p w14:paraId="2EB3A054" w14:textId="77777777" w:rsidR="001C1FD7" w:rsidRDefault="001C1FD7" w:rsidP="00C57A55">
      <w:pPr>
        <w:numPr>
          <w:ilvl w:val="1"/>
          <w:numId w:val="6"/>
        </w:numPr>
      </w:pPr>
      <w:r>
        <w:t>Above the map, there will be a box containing ‘Card Payment’</w:t>
      </w:r>
    </w:p>
    <w:p w14:paraId="3C1A76CE" w14:textId="77777777" w:rsidR="001C1FD7" w:rsidRDefault="001C1FD7" w:rsidP="00C57A55">
      <w:pPr>
        <w:numPr>
          <w:ilvl w:val="1"/>
          <w:numId w:val="6"/>
        </w:numPr>
      </w:pPr>
      <w:r>
        <w:t>Onclick, a query will be sent to the RDS and request all stations that accept ‘Bank’.</w:t>
      </w:r>
    </w:p>
    <w:p w14:paraId="5E4C90D4" w14:textId="77777777" w:rsidR="001C1FD7" w:rsidRDefault="001C1FD7" w:rsidP="00C57A55">
      <w:pPr>
        <w:numPr>
          <w:ilvl w:val="1"/>
          <w:numId w:val="6"/>
        </w:numPr>
      </w:pPr>
      <w:r>
        <w:t>The requests will update the map.</w:t>
      </w:r>
    </w:p>
    <w:p w14:paraId="3A5D069C" w14:textId="77777777" w:rsidR="001C1FD7" w:rsidRDefault="001C1FD7" w:rsidP="00C57A55">
      <w:pPr>
        <w:numPr>
          <w:ilvl w:val="2"/>
          <w:numId w:val="6"/>
        </w:numPr>
      </w:pPr>
      <w:r>
        <w:t>Each station that contains bank payment will be highlighted Green</w:t>
      </w:r>
    </w:p>
    <w:p w14:paraId="1DD3503D" w14:textId="77777777" w:rsidR="001C1FD7" w:rsidRDefault="001C1FD7" w:rsidP="00C57A55">
      <w:pPr>
        <w:numPr>
          <w:ilvl w:val="2"/>
          <w:numId w:val="6"/>
        </w:numPr>
      </w:pPr>
      <w:r>
        <w:t xml:space="preserve">Each station that does not support bank payment will be highlighted Red </w:t>
      </w:r>
    </w:p>
    <w:p w14:paraId="4EB9E52A" w14:textId="77777777" w:rsidR="001C1FD7" w:rsidRDefault="001C1FD7" w:rsidP="00C57A55">
      <w:pPr>
        <w:numPr>
          <w:ilvl w:val="1"/>
          <w:numId w:val="6"/>
        </w:numPr>
      </w:pPr>
      <w:r>
        <w:t>For each location, on click, a query will be sent to the RDS on our EC2 instance. It will return:</w:t>
      </w:r>
    </w:p>
    <w:p w14:paraId="4C994E27" w14:textId="77777777" w:rsidR="001C1FD7" w:rsidRDefault="001C1FD7" w:rsidP="00C57A55">
      <w:pPr>
        <w:numPr>
          <w:ilvl w:val="2"/>
          <w:numId w:val="6"/>
        </w:numPr>
      </w:pPr>
      <w:r>
        <w:rPr>
          <w:i/>
        </w:rPr>
        <w:t>station number</w:t>
      </w:r>
    </w:p>
    <w:p w14:paraId="30581C77" w14:textId="77777777" w:rsidR="001C1FD7" w:rsidRDefault="001C1FD7" w:rsidP="00C57A55">
      <w:pPr>
        <w:numPr>
          <w:ilvl w:val="2"/>
          <w:numId w:val="6"/>
        </w:numPr>
      </w:pPr>
      <w:r>
        <w:rPr>
          <w:i/>
        </w:rPr>
        <w:t>station address</w:t>
      </w:r>
    </w:p>
    <w:p w14:paraId="3F48C318" w14:textId="77777777" w:rsidR="001C1FD7" w:rsidRDefault="001C1FD7" w:rsidP="00C57A55">
      <w:pPr>
        <w:numPr>
          <w:ilvl w:val="2"/>
          <w:numId w:val="6"/>
        </w:numPr>
      </w:pPr>
      <w:r>
        <w:rPr>
          <w:i/>
        </w:rPr>
        <w:t>available bikes</w:t>
      </w:r>
    </w:p>
    <w:p w14:paraId="65713C98" w14:textId="77777777" w:rsidR="001C1FD7" w:rsidRDefault="001C1FD7" w:rsidP="00C57A55">
      <w:pPr>
        <w:numPr>
          <w:ilvl w:val="2"/>
          <w:numId w:val="6"/>
        </w:numPr>
      </w:pPr>
      <w:r>
        <w:rPr>
          <w:i/>
        </w:rPr>
        <w:t>available stands</w:t>
      </w:r>
    </w:p>
    <w:p w14:paraId="442E7AFF" w14:textId="77777777" w:rsidR="001C1FD7" w:rsidRDefault="001C1FD7" w:rsidP="00C57A55">
      <w:pPr>
        <w:numPr>
          <w:ilvl w:val="2"/>
          <w:numId w:val="6"/>
        </w:numPr>
        <w:rPr>
          <w:i/>
        </w:rPr>
      </w:pPr>
      <w:r>
        <w:rPr>
          <w:i/>
        </w:rPr>
        <w:t>current weather</w:t>
      </w:r>
    </w:p>
    <w:p w14:paraId="46315211" w14:textId="77777777" w:rsidR="001C1FD7" w:rsidRDefault="001C1FD7" w:rsidP="00C57A55">
      <w:pPr>
        <w:numPr>
          <w:ilvl w:val="1"/>
          <w:numId w:val="6"/>
        </w:numPr>
      </w:pPr>
      <w:r>
        <w:t>This information will be displayed in a box at the side of the map</w:t>
      </w:r>
    </w:p>
    <w:p w14:paraId="6D263050" w14:textId="77777777" w:rsidR="001C1FD7" w:rsidRDefault="001C1FD7" w:rsidP="001C1FD7">
      <w:pPr>
        <w:pStyle w:val="Heading2"/>
        <w:ind w:left="720"/>
        <w:jc w:val="both"/>
        <w:rPr>
          <w:b/>
          <w:color w:val="000000"/>
          <w:sz w:val="24"/>
          <w:szCs w:val="24"/>
        </w:rPr>
      </w:pPr>
      <w:bookmarkStart w:id="125" w:name="_7vjynvii60cj" w:colFirst="0" w:colLast="0"/>
      <w:bookmarkEnd w:id="125"/>
    </w:p>
    <w:p w14:paraId="6D185A9B" w14:textId="77777777" w:rsidR="001C1FD7" w:rsidRPr="00537FCB" w:rsidRDefault="001C1FD7" w:rsidP="00C57A55">
      <w:pPr>
        <w:pStyle w:val="ListParagraph"/>
        <w:numPr>
          <w:ilvl w:val="0"/>
          <w:numId w:val="6"/>
        </w:numPr>
        <w:rPr>
          <w:b/>
        </w:rPr>
      </w:pPr>
      <w:bookmarkStart w:id="126" w:name="_lnedchtjt5ci" w:colFirst="0" w:colLast="0"/>
      <w:bookmarkEnd w:id="126"/>
      <w:r w:rsidRPr="00537FCB">
        <w:rPr>
          <w:b/>
        </w:rPr>
        <w:t>Filter map location</w:t>
      </w:r>
    </w:p>
    <w:p w14:paraId="5A58DBBA" w14:textId="429EE494" w:rsidR="001C1FD7" w:rsidRDefault="001C1FD7" w:rsidP="00C57A55">
      <w:pPr>
        <w:numPr>
          <w:ilvl w:val="1"/>
          <w:numId w:val="6"/>
        </w:numPr>
      </w:pPr>
      <w:r>
        <w:t xml:space="preserve">Above the map, there will be a box containing ‘Enter Address, area code or </w:t>
      </w:r>
      <w:r w:rsidR="001C7C05">
        <w:t>E</w:t>
      </w:r>
      <w:r>
        <w:t>ircode’</w:t>
      </w:r>
    </w:p>
    <w:p w14:paraId="1DF24C4F" w14:textId="77777777" w:rsidR="001C1FD7" w:rsidRDefault="001C1FD7" w:rsidP="00C57A55">
      <w:pPr>
        <w:numPr>
          <w:ilvl w:val="1"/>
          <w:numId w:val="6"/>
        </w:numPr>
      </w:pPr>
      <w:r>
        <w:t>The box will be connected to the Eircode API</w:t>
      </w:r>
    </w:p>
    <w:p w14:paraId="73662F17" w14:textId="00C997D3" w:rsidR="001C1FD7" w:rsidRDefault="001C1FD7" w:rsidP="00C57A55">
      <w:pPr>
        <w:numPr>
          <w:ilvl w:val="1"/>
          <w:numId w:val="6"/>
        </w:numPr>
      </w:pPr>
      <w:r>
        <w:t>When the user begins to type, the box will prompt the user for ‘</w:t>
      </w:r>
      <w:r>
        <w:rPr>
          <w:i/>
        </w:rPr>
        <w:t>suggested addresses</w:t>
      </w:r>
      <w:r>
        <w:t>’</w:t>
      </w:r>
    </w:p>
    <w:p w14:paraId="32296EA2" w14:textId="77777777" w:rsidR="001C1FD7" w:rsidRDefault="001C1FD7" w:rsidP="00C57A55">
      <w:pPr>
        <w:numPr>
          <w:ilvl w:val="1"/>
          <w:numId w:val="6"/>
        </w:numPr>
      </w:pPr>
      <w:r>
        <w:t>Onclick, the longitude and latitude will be sent to a script on our EC2 instance</w:t>
      </w:r>
    </w:p>
    <w:p w14:paraId="7A85F844" w14:textId="77777777" w:rsidR="001C1FD7" w:rsidRDefault="001C1FD7" w:rsidP="00C57A55">
      <w:pPr>
        <w:numPr>
          <w:ilvl w:val="1"/>
          <w:numId w:val="6"/>
        </w:numPr>
      </w:pPr>
      <w:r>
        <w:t>The script will then request all information longitude and latitude information from the RDS request will be sent to the longitude and latitude of the stations</w:t>
      </w:r>
    </w:p>
    <w:p w14:paraId="00924A7C" w14:textId="77777777" w:rsidR="001C1FD7" w:rsidRDefault="001C1FD7" w:rsidP="00C57A55">
      <w:pPr>
        <w:numPr>
          <w:ilvl w:val="1"/>
          <w:numId w:val="6"/>
        </w:numPr>
      </w:pPr>
      <w:r>
        <w:t xml:space="preserve">All stations are within this radius (500m), will be return to the web application. </w:t>
      </w:r>
    </w:p>
    <w:p w14:paraId="07401B3E" w14:textId="77777777" w:rsidR="001C1FD7" w:rsidRDefault="001C1FD7" w:rsidP="00C57A55">
      <w:pPr>
        <w:numPr>
          <w:ilvl w:val="1"/>
          <w:numId w:val="6"/>
        </w:numPr>
      </w:pPr>
      <w:r>
        <w:t>The requests will update the map.</w:t>
      </w:r>
    </w:p>
    <w:p w14:paraId="4161C2BC" w14:textId="77777777" w:rsidR="001C1FD7" w:rsidRDefault="001C1FD7" w:rsidP="00C57A55">
      <w:pPr>
        <w:numPr>
          <w:ilvl w:val="2"/>
          <w:numId w:val="6"/>
        </w:numPr>
      </w:pPr>
      <w:r>
        <w:t>Each station that is within the radius will be highlighted Green</w:t>
      </w:r>
    </w:p>
    <w:p w14:paraId="5E7887E4" w14:textId="77777777" w:rsidR="001C1FD7" w:rsidRDefault="001C1FD7" w:rsidP="00C57A55">
      <w:pPr>
        <w:numPr>
          <w:ilvl w:val="2"/>
          <w:numId w:val="6"/>
        </w:numPr>
      </w:pPr>
      <w:r>
        <w:t xml:space="preserve">Each station that is not within the radius will be highlighted Red </w:t>
      </w:r>
    </w:p>
    <w:p w14:paraId="5102130A" w14:textId="77777777" w:rsidR="001C1FD7" w:rsidRDefault="001C1FD7" w:rsidP="00C57A55">
      <w:pPr>
        <w:numPr>
          <w:ilvl w:val="1"/>
          <w:numId w:val="6"/>
        </w:numPr>
      </w:pPr>
      <w:r>
        <w:t>For each location, on click, a query will be sent to the RDS on our EC2 instance. It will return:</w:t>
      </w:r>
    </w:p>
    <w:p w14:paraId="57A13EF9" w14:textId="77777777" w:rsidR="001C1FD7" w:rsidRDefault="001C1FD7" w:rsidP="00C57A55">
      <w:pPr>
        <w:numPr>
          <w:ilvl w:val="2"/>
          <w:numId w:val="6"/>
        </w:numPr>
      </w:pPr>
      <w:r>
        <w:rPr>
          <w:i/>
        </w:rPr>
        <w:t>station number</w:t>
      </w:r>
    </w:p>
    <w:p w14:paraId="5FF9B637" w14:textId="77777777" w:rsidR="001C1FD7" w:rsidRDefault="001C1FD7" w:rsidP="00C57A55">
      <w:pPr>
        <w:numPr>
          <w:ilvl w:val="2"/>
          <w:numId w:val="6"/>
        </w:numPr>
      </w:pPr>
      <w:r>
        <w:rPr>
          <w:i/>
        </w:rPr>
        <w:t>station address</w:t>
      </w:r>
    </w:p>
    <w:p w14:paraId="09D03B11" w14:textId="77777777" w:rsidR="001C1FD7" w:rsidRDefault="001C1FD7" w:rsidP="00C57A55">
      <w:pPr>
        <w:numPr>
          <w:ilvl w:val="2"/>
          <w:numId w:val="6"/>
        </w:numPr>
      </w:pPr>
      <w:r>
        <w:rPr>
          <w:i/>
        </w:rPr>
        <w:t>available bikes</w:t>
      </w:r>
    </w:p>
    <w:p w14:paraId="1476C1E9" w14:textId="77777777" w:rsidR="001C1FD7" w:rsidRDefault="001C1FD7" w:rsidP="00C57A55">
      <w:pPr>
        <w:numPr>
          <w:ilvl w:val="2"/>
          <w:numId w:val="6"/>
        </w:numPr>
      </w:pPr>
      <w:r>
        <w:rPr>
          <w:i/>
        </w:rPr>
        <w:t>available stands</w:t>
      </w:r>
    </w:p>
    <w:p w14:paraId="2AF9CD1B" w14:textId="77777777" w:rsidR="001C1FD7" w:rsidRDefault="001C1FD7" w:rsidP="00C57A55">
      <w:pPr>
        <w:numPr>
          <w:ilvl w:val="2"/>
          <w:numId w:val="6"/>
        </w:numPr>
        <w:rPr>
          <w:i/>
        </w:rPr>
      </w:pPr>
      <w:r>
        <w:rPr>
          <w:i/>
        </w:rPr>
        <w:t>current weather</w:t>
      </w:r>
    </w:p>
    <w:p w14:paraId="4C3E46E5" w14:textId="77777777" w:rsidR="001C1FD7" w:rsidRDefault="001C1FD7" w:rsidP="00C57A55">
      <w:pPr>
        <w:numPr>
          <w:ilvl w:val="1"/>
          <w:numId w:val="6"/>
        </w:numPr>
      </w:pPr>
      <w:r>
        <w:lastRenderedPageBreak/>
        <w:t>This information will be displayed in a box at the side of the map</w:t>
      </w:r>
    </w:p>
    <w:p w14:paraId="0C32A0FA" w14:textId="77777777" w:rsidR="001C1FD7" w:rsidRDefault="001C1FD7" w:rsidP="001C1FD7">
      <w:pPr>
        <w:pStyle w:val="Heading2"/>
        <w:ind w:left="720"/>
        <w:jc w:val="both"/>
        <w:rPr>
          <w:b/>
          <w:color w:val="000000"/>
          <w:sz w:val="24"/>
          <w:szCs w:val="24"/>
        </w:rPr>
      </w:pPr>
      <w:bookmarkStart w:id="127" w:name="_rsubrz9wl0kz" w:colFirst="0" w:colLast="0"/>
      <w:bookmarkEnd w:id="127"/>
    </w:p>
    <w:p w14:paraId="0D564BDF" w14:textId="77777777" w:rsidR="001C1FD7" w:rsidRPr="00537FCB" w:rsidRDefault="001C1FD7" w:rsidP="00C57A55">
      <w:pPr>
        <w:pStyle w:val="ListParagraph"/>
        <w:numPr>
          <w:ilvl w:val="0"/>
          <w:numId w:val="6"/>
        </w:numPr>
        <w:rPr>
          <w:b/>
        </w:rPr>
      </w:pPr>
      <w:bookmarkStart w:id="128" w:name="_per51w2s2q9f" w:colFirst="0" w:colLast="0"/>
      <w:bookmarkEnd w:id="128"/>
      <w:r w:rsidRPr="00537FCB">
        <w:rPr>
          <w:b/>
        </w:rPr>
        <w:t>Predict the number of available bikes on a specific date and time</w:t>
      </w:r>
    </w:p>
    <w:p w14:paraId="42A97491" w14:textId="77777777" w:rsidR="001C1FD7" w:rsidRDefault="001C1FD7" w:rsidP="00C57A55">
      <w:pPr>
        <w:numPr>
          <w:ilvl w:val="1"/>
          <w:numId w:val="6"/>
        </w:numPr>
      </w:pPr>
      <w:r>
        <w:t>Above the map, there will be a series of boxes containing ‘</w:t>
      </w:r>
      <w:r>
        <w:rPr>
          <w:i/>
        </w:rPr>
        <w:t>Enter Time’ &amp; ‘Enter Date’</w:t>
      </w:r>
    </w:p>
    <w:p w14:paraId="79E9AE3F" w14:textId="77777777" w:rsidR="001C1FD7" w:rsidRDefault="001C1FD7" w:rsidP="00C57A55">
      <w:pPr>
        <w:numPr>
          <w:ilvl w:val="1"/>
          <w:numId w:val="6"/>
        </w:numPr>
      </w:pPr>
      <w:r>
        <w:t>When the user enters the time and date, the information will be sent to a script running on our EC2 instance - Note: the user can only look at 5 days in advance (See design constraint for information)</w:t>
      </w:r>
    </w:p>
    <w:p w14:paraId="14CEA358" w14:textId="77777777" w:rsidR="001C1FD7" w:rsidRDefault="001C1FD7" w:rsidP="00C57A55">
      <w:pPr>
        <w:numPr>
          <w:ilvl w:val="1"/>
          <w:numId w:val="6"/>
        </w:numPr>
      </w:pPr>
      <w:r>
        <w:t>The script will carry out regression on our existing dataset and predict the station information for the inputted time and date. Factors included in the model:</w:t>
      </w:r>
    </w:p>
    <w:p w14:paraId="565D3591" w14:textId="77777777" w:rsidR="001C1FD7" w:rsidRDefault="001C1FD7" w:rsidP="00C57A55">
      <w:pPr>
        <w:numPr>
          <w:ilvl w:val="2"/>
          <w:numId w:val="6"/>
        </w:numPr>
      </w:pPr>
      <w:r>
        <w:t>Time - Historic: RDS</w:t>
      </w:r>
    </w:p>
    <w:p w14:paraId="50DCEA45" w14:textId="77777777" w:rsidR="001C1FD7" w:rsidRDefault="001C1FD7" w:rsidP="00C57A55">
      <w:pPr>
        <w:numPr>
          <w:ilvl w:val="2"/>
          <w:numId w:val="6"/>
        </w:numPr>
      </w:pPr>
      <w:r>
        <w:t>Day - Historic: RDS</w:t>
      </w:r>
    </w:p>
    <w:p w14:paraId="461436CD" w14:textId="77777777" w:rsidR="001C1FD7" w:rsidRDefault="001C1FD7" w:rsidP="00C57A55">
      <w:pPr>
        <w:numPr>
          <w:ilvl w:val="2"/>
          <w:numId w:val="6"/>
        </w:numPr>
      </w:pPr>
      <w:r>
        <w:t xml:space="preserve">Weather predicted - Future: </w:t>
      </w:r>
      <w:proofErr w:type="spellStart"/>
      <w:r>
        <w:t>OpenWeather</w:t>
      </w:r>
      <w:proofErr w:type="spellEnd"/>
      <w:r>
        <w:t xml:space="preserve"> API</w:t>
      </w:r>
    </w:p>
    <w:p w14:paraId="2EAB4F59" w14:textId="77777777" w:rsidR="001C1FD7" w:rsidRDefault="001C1FD7" w:rsidP="00C57A55">
      <w:pPr>
        <w:numPr>
          <w:ilvl w:val="1"/>
          <w:numId w:val="6"/>
        </w:numPr>
      </w:pPr>
      <w:r>
        <w:t>For each location, on click, a query will be sent to the RDS on our EC2 instance. It will return:</w:t>
      </w:r>
    </w:p>
    <w:p w14:paraId="7D0FC4AC" w14:textId="77777777" w:rsidR="001C1FD7" w:rsidRDefault="001C1FD7" w:rsidP="00C57A55">
      <w:pPr>
        <w:numPr>
          <w:ilvl w:val="2"/>
          <w:numId w:val="6"/>
        </w:numPr>
      </w:pPr>
      <w:r>
        <w:rPr>
          <w:i/>
        </w:rPr>
        <w:t>station number</w:t>
      </w:r>
    </w:p>
    <w:p w14:paraId="60F8F54A" w14:textId="77777777" w:rsidR="001C1FD7" w:rsidRDefault="001C1FD7" w:rsidP="00C57A55">
      <w:pPr>
        <w:numPr>
          <w:ilvl w:val="2"/>
          <w:numId w:val="6"/>
        </w:numPr>
      </w:pPr>
      <w:r>
        <w:rPr>
          <w:i/>
        </w:rPr>
        <w:t>station address</w:t>
      </w:r>
    </w:p>
    <w:p w14:paraId="49E70CFF" w14:textId="77777777" w:rsidR="001C1FD7" w:rsidRDefault="001C1FD7" w:rsidP="00C57A55">
      <w:pPr>
        <w:numPr>
          <w:ilvl w:val="2"/>
          <w:numId w:val="6"/>
        </w:numPr>
      </w:pPr>
      <w:r>
        <w:rPr>
          <w:i/>
        </w:rPr>
        <w:t>available bikes</w:t>
      </w:r>
    </w:p>
    <w:p w14:paraId="3FEA68CE" w14:textId="77777777" w:rsidR="001C1FD7" w:rsidRDefault="001C1FD7" w:rsidP="00C57A55">
      <w:pPr>
        <w:numPr>
          <w:ilvl w:val="2"/>
          <w:numId w:val="6"/>
        </w:numPr>
      </w:pPr>
      <w:r>
        <w:rPr>
          <w:i/>
        </w:rPr>
        <w:t>available stands</w:t>
      </w:r>
    </w:p>
    <w:p w14:paraId="1EC37C55" w14:textId="77777777" w:rsidR="001C1FD7" w:rsidRDefault="001C1FD7" w:rsidP="00C57A55">
      <w:pPr>
        <w:numPr>
          <w:ilvl w:val="2"/>
          <w:numId w:val="6"/>
        </w:numPr>
        <w:rPr>
          <w:i/>
        </w:rPr>
      </w:pPr>
      <w:r>
        <w:rPr>
          <w:i/>
        </w:rPr>
        <w:t>Expected weather</w:t>
      </w:r>
    </w:p>
    <w:p w14:paraId="4C858605" w14:textId="4D2976A3" w:rsidR="001C1FD7" w:rsidRDefault="001C1FD7" w:rsidP="00C57A55">
      <w:pPr>
        <w:numPr>
          <w:ilvl w:val="1"/>
          <w:numId w:val="6"/>
        </w:numPr>
      </w:pPr>
      <w:r>
        <w:t>This information will be displayed in a box at the side of the map</w:t>
      </w:r>
    </w:p>
    <w:p w14:paraId="4AB9225B" w14:textId="3B67E06A" w:rsidR="00537FCB" w:rsidRDefault="00537FCB" w:rsidP="00537FCB">
      <w:pPr>
        <w:ind w:left="1440"/>
      </w:pPr>
    </w:p>
    <w:p w14:paraId="1B1916CE" w14:textId="6533025A" w:rsidR="00537FCB" w:rsidDel="006D58AB" w:rsidRDefault="00537FCB" w:rsidP="00537FCB">
      <w:pPr>
        <w:ind w:left="1440"/>
        <w:rPr>
          <w:del w:id="129" w:author="Microsoft Office User" w:date="2019-04-10T21:31:00Z"/>
        </w:rPr>
      </w:pPr>
    </w:p>
    <w:p w14:paraId="2985E7D8" w14:textId="70EE15A0" w:rsidR="00537FCB" w:rsidDel="006D58AB" w:rsidRDefault="00537FCB" w:rsidP="00537FCB">
      <w:pPr>
        <w:ind w:left="1440"/>
        <w:rPr>
          <w:del w:id="130" w:author="Microsoft Office User" w:date="2019-04-10T21:31:00Z"/>
        </w:rPr>
      </w:pPr>
    </w:p>
    <w:p w14:paraId="3E88AC1A" w14:textId="78C0A0A5" w:rsidR="00986760" w:rsidDel="006D58AB" w:rsidRDefault="00986760" w:rsidP="00537FCB">
      <w:pPr>
        <w:ind w:left="1440"/>
        <w:rPr>
          <w:del w:id="131" w:author="Microsoft Office User" w:date="2019-04-10T21:31:00Z"/>
        </w:rPr>
      </w:pPr>
    </w:p>
    <w:p w14:paraId="09276C1A" w14:textId="10DFCE29" w:rsidR="001C7C05" w:rsidDel="006D58AB" w:rsidRDefault="001C7C05" w:rsidP="00537FCB">
      <w:pPr>
        <w:ind w:left="1440"/>
        <w:rPr>
          <w:del w:id="132" w:author="Microsoft Office User" w:date="2019-04-10T21:31:00Z"/>
        </w:rPr>
      </w:pPr>
    </w:p>
    <w:p w14:paraId="43B6C795" w14:textId="74F4A3E1" w:rsidR="001C7C05" w:rsidDel="006D58AB" w:rsidRDefault="001C7C05" w:rsidP="00537FCB">
      <w:pPr>
        <w:ind w:left="1440"/>
        <w:rPr>
          <w:del w:id="133" w:author="Microsoft Office User" w:date="2019-04-10T21:31:00Z"/>
        </w:rPr>
      </w:pPr>
    </w:p>
    <w:p w14:paraId="17D2BB39" w14:textId="77777777" w:rsidR="001C1FD7" w:rsidRDefault="001C1FD7" w:rsidP="001C1FD7"/>
    <w:p w14:paraId="0A652B8A" w14:textId="77777777" w:rsidR="001C1FD7" w:rsidRDefault="001C1FD7" w:rsidP="001C1FD7">
      <w:r>
        <w:rPr>
          <w:b/>
        </w:rPr>
        <w:t>Value-Adding Features:</w:t>
      </w:r>
    </w:p>
    <w:p w14:paraId="6643F897" w14:textId="77777777" w:rsidR="001C1FD7" w:rsidRDefault="001C1FD7" w:rsidP="001C1FD7"/>
    <w:p w14:paraId="58A4A02E" w14:textId="77777777" w:rsidR="001C1FD7" w:rsidRDefault="001C1FD7" w:rsidP="00C57A55">
      <w:pPr>
        <w:numPr>
          <w:ilvl w:val="0"/>
          <w:numId w:val="6"/>
        </w:numPr>
        <w:rPr>
          <w:b/>
        </w:rPr>
      </w:pPr>
      <w:r>
        <w:rPr>
          <w:b/>
        </w:rPr>
        <w:t>To allow provide a route planning</w:t>
      </w:r>
    </w:p>
    <w:p w14:paraId="3EA1F10F" w14:textId="77777777" w:rsidR="001C1FD7" w:rsidRDefault="001C1FD7" w:rsidP="00C57A55">
      <w:pPr>
        <w:numPr>
          <w:ilvl w:val="1"/>
          <w:numId w:val="6"/>
        </w:numPr>
      </w:pPr>
      <w:r>
        <w:t>There will be a ‘</w:t>
      </w:r>
      <w:r>
        <w:rPr>
          <w:i/>
        </w:rPr>
        <w:t xml:space="preserve">Plan my route’ </w:t>
      </w:r>
      <w:r>
        <w:t>to the side of the map</w:t>
      </w:r>
    </w:p>
    <w:p w14:paraId="65A998F3" w14:textId="7F09F5B0" w:rsidR="001C1FD7" w:rsidRDefault="001C1FD7" w:rsidP="00C57A55">
      <w:pPr>
        <w:numPr>
          <w:ilvl w:val="1"/>
          <w:numId w:val="6"/>
        </w:numPr>
      </w:pPr>
      <w:r>
        <w:t xml:space="preserve">Onclick, the field will expand and display Departure </w:t>
      </w:r>
      <w:proofErr w:type="gramStart"/>
      <w:r>
        <w:t>station‘ and</w:t>
      </w:r>
      <w:proofErr w:type="gramEnd"/>
      <w:r>
        <w:t xml:space="preserve"> ‘</w:t>
      </w:r>
      <w:r>
        <w:rPr>
          <w:i/>
        </w:rPr>
        <w:t xml:space="preserve">Destination station’ </w:t>
      </w:r>
    </w:p>
    <w:p w14:paraId="365D8D93" w14:textId="77777777" w:rsidR="001C1FD7" w:rsidRDefault="001C1FD7" w:rsidP="00C57A55">
      <w:pPr>
        <w:numPr>
          <w:ilvl w:val="1"/>
          <w:numId w:val="6"/>
        </w:numPr>
      </w:pPr>
      <w:r>
        <w:t>The user can drag two stations into their respective boxes</w:t>
      </w:r>
    </w:p>
    <w:p w14:paraId="3E0D1E70" w14:textId="77777777" w:rsidR="001C1FD7" w:rsidRDefault="001C1FD7" w:rsidP="00C57A55">
      <w:pPr>
        <w:numPr>
          <w:ilvl w:val="1"/>
          <w:numId w:val="6"/>
        </w:numPr>
      </w:pPr>
      <w:r>
        <w:t>The user will then input his expected departure and arrival time and date</w:t>
      </w:r>
    </w:p>
    <w:p w14:paraId="185586F5" w14:textId="77777777" w:rsidR="001C1FD7" w:rsidRDefault="001C1FD7" w:rsidP="00C57A55">
      <w:pPr>
        <w:numPr>
          <w:ilvl w:val="1"/>
          <w:numId w:val="6"/>
        </w:numPr>
      </w:pPr>
      <w:r>
        <w:t>A request will be sent to the EC2 and return</w:t>
      </w:r>
    </w:p>
    <w:p w14:paraId="2427176F" w14:textId="77777777" w:rsidR="001C1FD7" w:rsidRDefault="001C1FD7" w:rsidP="00C57A55">
      <w:pPr>
        <w:numPr>
          <w:ilvl w:val="2"/>
          <w:numId w:val="6"/>
        </w:numPr>
      </w:pPr>
      <w:r>
        <w:t>the availability of the bikes at the departure station</w:t>
      </w:r>
    </w:p>
    <w:p w14:paraId="0ABABA2B" w14:textId="77777777" w:rsidR="001C1FD7" w:rsidRDefault="001C1FD7" w:rsidP="00C57A55">
      <w:pPr>
        <w:numPr>
          <w:ilvl w:val="2"/>
          <w:numId w:val="6"/>
        </w:numPr>
      </w:pPr>
      <w:r>
        <w:t>the available stands at the destination station</w:t>
      </w:r>
    </w:p>
    <w:p w14:paraId="3884C9FB" w14:textId="77777777" w:rsidR="001C1FD7" w:rsidRDefault="001C1FD7" w:rsidP="00C57A55">
      <w:pPr>
        <w:numPr>
          <w:ilvl w:val="1"/>
          <w:numId w:val="6"/>
        </w:numPr>
      </w:pPr>
      <w:r>
        <w:t>The route will then be displayed on the map. Information will be displayed to the right of the map. It will contain:</w:t>
      </w:r>
    </w:p>
    <w:p w14:paraId="59456B2A" w14:textId="77777777" w:rsidR="001C1FD7" w:rsidRDefault="001C1FD7" w:rsidP="00C57A55">
      <w:pPr>
        <w:numPr>
          <w:ilvl w:val="2"/>
          <w:numId w:val="6"/>
        </w:numPr>
      </w:pPr>
      <w:r>
        <w:rPr>
          <w:i/>
        </w:rPr>
        <w:t>station numbers</w:t>
      </w:r>
    </w:p>
    <w:p w14:paraId="572D00F3" w14:textId="77777777" w:rsidR="001C1FD7" w:rsidRDefault="001C1FD7" w:rsidP="00C57A55">
      <w:pPr>
        <w:numPr>
          <w:ilvl w:val="2"/>
          <w:numId w:val="6"/>
        </w:numPr>
      </w:pPr>
      <w:r>
        <w:rPr>
          <w:i/>
        </w:rPr>
        <w:t>station addresses</w:t>
      </w:r>
    </w:p>
    <w:p w14:paraId="748A4A2F" w14:textId="77777777" w:rsidR="001C1FD7" w:rsidRDefault="001C1FD7" w:rsidP="00C57A55">
      <w:pPr>
        <w:numPr>
          <w:ilvl w:val="2"/>
          <w:numId w:val="6"/>
        </w:numPr>
      </w:pPr>
      <w:r>
        <w:rPr>
          <w:i/>
        </w:rPr>
        <w:t>expected available bikes at the departure station</w:t>
      </w:r>
    </w:p>
    <w:p w14:paraId="784CDA17" w14:textId="77777777" w:rsidR="001C1FD7" w:rsidRDefault="001C1FD7" w:rsidP="00C57A55">
      <w:pPr>
        <w:numPr>
          <w:ilvl w:val="2"/>
          <w:numId w:val="6"/>
        </w:numPr>
      </w:pPr>
      <w:r>
        <w:rPr>
          <w:i/>
        </w:rPr>
        <w:t>expected available stands at the destination station</w:t>
      </w:r>
    </w:p>
    <w:p w14:paraId="3757AFA6" w14:textId="77777777" w:rsidR="001C1FD7" w:rsidRDefault="001C1FD7" w:rsidP="00C57A55">
      <w:pPr>
        <w:numPr>
          <w:ilvl w:val="2"/>
          <w:numId w:val="6"/>
        </w:numPr>
        <w:rPr>
          <w:i/>
        </w:rPr>
      </w:pPr>
      <w:r>
        <w:rPr>
          <w:i/>
        </w:rPr>
        <w:t>Expected weather</w:t>
      </w:r>
    </w:p>
    <w:p w14:paraId="39FA408E" w14:textId="77777777" w:rsidR="001C1FD7" w:rsidRDefault="001C1FD7" w:rsidP="001C1FD7">
      <w:pPr>
        <w:ind w:left="2160"/>
      </w:pPr>
      <w:r>
        <w:t xml:space="preserve"> </w:t>
      </w:r>
    </w:p>
    <w:p w14:paraId="508B6BD7" w14:textId="77777777" w:rsidR="001C1FD7" w:rsidRDefault="001C1FD7" w:rsidP="00C57A55">
      <w:pPr>
        <w:numPr>
          <w:ilvl w:val="0"/>
          <w:numId w:val="6"/>
        </w:numPr>
      </w:pPr>
      <w:r>
        <w:rPr>
          <w:b/>
        </w:rPr>
        <w:t>Entertainment box</w:t>
      </w:r>
    </w:p>
    <w:p w14:paraId="0FB4F24C" w14:textId="77777777" w:rsidR="001C1FD7" w:rsidRDefault="001C1FD7" w:rsidP="00C57A55">
      <w:pPr>
        <w:numPr>
          <w:ilvl w:val="1"/>
          <w:numId w:val="6"/>
        </w:numPr>
      </w:pPr>
      <w:r>
        <w:t>We will display information on the top entertainment attractions across Dublin.</w:t>
      </w:r>
    </w:p>
    <w:p w14:paraId="2BC00342" w14:textId="77777777" w:rsidR="001C1FD7" w:rsidRDefault="001C1FD7" w:rsidP="00C57A55">
      <w:pPr>
        <w:numPr>
          <w:ilvl w:val="1"/>
          <w:numId w:val="6"/>
        </w:numPr>
      </w:pPr>
      <w:r>
        <w:t>This will be done through web scraping social platforms and other known websites</w:t>
      </w:r>
    </w:p>
    <w:p w14:paraId="2786BF64" w14:textId="77777777" w:rsidR="008B29B0" w:rsidRPr="00C7612B" w:rsidRDefault="008B29B0" w:rsidP="00C7612B">
      <w:pPr>
        <w:ind w:left="360"/>
        <w:rPr>
          <w:color w:val="000000" w:themeColor="text1"/>
          <w:lang w:eastAsia="en-GB"/>
        </w:rPr>
      </w:pPr>
    </w:p>
    <w:p w14:paraId="2F93B8A4" w14:textId="0F67BF24" w:rsidR="004E5F3D" w:rsidRDefault="006800CE" w:rsidP="005B196F">
      <w:pPr>
        <w:pStyle w:val="Heading2"/>
        <w:rPr>
          <w:sz w:val="24"/>
          <w:szCs w:val="24"/>
          <w:u w:val="single"/>
          <w:lang w:eastAsia="en-GB"/>
        </w:rPr>
      </w:pPr>
      <w:bookmarkStart w:id="134" w:name="_Toc1503574"/>
      <w:r>
        <w:rPr>
          <w:sz w:val="24"/>
          <w:szCs w:val="24"/>
          <w:u w:val="single"/>
          <w:lang w:eastAsia="en-GB"/>
        </w:rPr>
        <w:t>Non-Functional Requirements</w:t>
      </w:r>
      <w:bookmarkEnd w:id="134"/>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1A1C7E8E" w14:textId="522FC315" w:rsidR="0070755A" w:rsidRDefault="0070755A" w:rsidP="0070755A">
      <w:pPr>
        <w:rPr>
          <w:lang w:eastAsia="en-GB"/>
        </w:rPr>
      </w:pPr>
    </w:p>
    <w:p w14:paraId="08887037" w14:textId="5158A5CE" w:rsidR="00C02C1A" w:rsidRDefault="00C02C1A" w:rsidP="00C57A55">
      <w:pPr>
        <w:pStyle w:val="ListParagraph"/>
        <w:numPr>
          <w:ilvl w:val="0"/>
          <w:numId w:val="1"/>
        </w:numPr>
        <w:rPr>
          <w:b/>
          <w:lang w:eastAsia="en-GB"/>
        </w:rPr>
      </w:pPr>
      <w:r>
        <w:rPr>
          <w:b/>
          <w:lang w:eastAsia="en-GB"/>
        </w:rPr>
        <w:t>Maintainability</w:t>
      </w:r>
    </w:p>
    <w:p w14:paraId="069D25CA" w14:textId="157190F7" w:rsidR="00C02C1A" w:rsidRPr="00EE080D" w:rsidRDefault="00C02C1A" w:rsidP="00C57A55">
      <w:pPr>
        <w:pStyle w:val="ListParagraph"/>
        <w:numPr>
          <w:ilvl w:val="1"/>
          <w:numId w:val="1"/>
        </w:numPr>
        <w:rPr>
          <w:b/>
          <w:lang w:eastAsia="en-GB"/>
        </w:rPr>
      </w:pPr>
      <w:r>
        <w:rPr>
          <w:lang w:eastAsia="en-GB"/>
        </w:rPr>
        <w:t>The system should be ‘built to last’. The robust design should mean the errors and bugs will make up a large portion of the time spent on maintaining</w:t>
      </w:r>
    </w:p>
    <w:p w14:paraId="40D31DD6" w14:textId="77777777" w:rsidR="00EE080D" w:rsidRDefault="00EE080D" w:rsidP="00EE080D">
      <w:pPr>
        <w:pStyle w:val="ListParagraph"/>
        <w:ind w:left="1440"/>
        <w:rPr>
          <w:b/>
          <w:lang w:eastAsia="en-GB"/>
        </w:rPr>
      </w:pPr>
    </w:p>
    <w:p w14:paraId="0D5BF0FF" w14:textId="555DBF80" w:rsidR="0070755A" w:rsidRDefault="0070755A" w:rsidP="00C57A55">
      <w:pPr>
        <w:pStyle w:val="ListParagraph"/>
        <w:numPr>
          <w:ilvl w:val="0"/>
          <w:numId w:val="1"/>
        </w:numPr>
        <w:rPr>
          <w:b/>
          <w:lang w:eastAsia="en-GB"/>
        </w:rPr>
      </w:pPr>
      <w:r w:rsidRPr="0070755A">
        <w:rPr>
          <w:b/>
          <w:lang w:eastAsia="en-GB"/>
        </w:rPr>
        <w:t>Ease of</w:t>
      </w:r>
      <w:r w:rsidR="00C02C1A">
        <w:rPr>
          <w:b/>
          <w:lang w:eastAsia="en-GB"/>
        </w:rPr>
        <w:t xml:space="preserve"> Use</w:t>
      </w:r>
    </w:p>
    <w:p w14:paraId="32159A72" w14:textId="4842E7D7" w:rsidR="0070755A" w:rsidRPr="0070755A" w:rsidRDefault="0070755A" w:rsidP="00C57A55">
      <w:pPr>
        <w:pStyle w:val="ListParagraph"/>
        <w:numPr>
          <w:ilvl w:val="1"/>
          <w:numId w:val="1"/>
        </w:numPr>
        <w:rPr>
          <w:b/>
          <w:lang w:eastAsia="en-GB"/>
        </w:rPr>
      </w:pPr>
      <w:r>
        <w:rPr>
          <w:lang w:eastAsia="en-GB"/>
        </w:rPr>
        <w:lastRenderedPageBreak/>
        <w:t xml:space="preserve">The system should be user friendly. The installation process of the plug-in should be quick and largely autonomous. </w:t>
      </w:r>
    </w:p>
    <w:p w14:paraId="4E4065F6" w14:textId="77777777" w:rsidR="0070755A" w:rsidRPr="0070755A" w:rsidRDefault="0070755A" w:rsidP="0070755A">
      <w:pPr>
        <w:rPr>
          <w:b/>
          <w:lang w:eastAsia="en-GB"/>
        </w:rPr>
      </w:pPr>
    </w:p>
    <w:p w14:paraId="48365CCF" w14:textId="10846AC5" w:rsidR="0070755A" w:rsidRPr="0070755A" w:rsidRDefault="0070755A" w:rsidP="00C57A55">
      <w:pPr>
        <w:pStyle w:val="ListParagraph"/>
        <w:numPr>
          <w:ilvl w:val="0"/>
          <w:numId w:val="1"/>
        </w:numPr>
        <w:rPr>
          <w:b/>
          <w:lang w:eastAsia="en-GB"/>
        </w:rPr>
      </w:pPr>
      <w:r w:rsidRPr="0070755A">
        <w:rPr>
          <w:b/>
          <w:lang w:eastAsia="en-GB"/>
        </w:rPr>
        <w:t>Reliability</w:t>
      </w:r>
    </w:p>
    <w:p w14:paraId="4300D4D1" w14:textId="14226F05" w:rsidR="0070755A" w:rsidRDefault="0070755A" w:rsidP="00C57A55">
      <w:pPr>
        <w:pStyle w:val="ListParagraph"/>
        <w:numPr>
          <w:ilvl w:val="1"/>
          <w:numId w:val="1"/>
        </w:numPr>
        <w:rPr>
          <w:lang w:eastAsia="en-GB"/>
        </w:rPr>
      </w:pPr>
      <w:r>
        <w:rPr>
          <w:lang w:eastAsia="en-GB"/>
        </w:rPr>
        <w:t>The product will be used 7 days a week and can be accessed 24 hours a day</w:t>
      </w:r>
    </w:p>
    <w:p w14:paraId="10C3EAC1" w14:textId="77777777" w:rsidR="00537FCB" w:rsidRDefault="0070755A" w:rsidP="00C57A55">
      <w:pPr>
        <w:pStyle w:val="ListParagraph"/>
        <w:numPr>
          <w:ilvl w:val="1"/>
          <w:numId w:val="1"/>
        </w:numPr>
        <w:rPr>
          <w:lang w:eastAsia="en-GB"/>
        </w:rPr>
      </w:pPr>
      <w:r>
        <w:rPr>
          <w:lang w:eastAsia="en-GB"/>
        </w:rPr>
        <w:t xml:space="preserve">In the event of an update </w:t>
      </w:r>
      <w:r w:rsidR="001C1FD7">
        <w:rPr>
          <w:lang w:eastAsia="en-GB"/>
        </w:rPr>
        <w:t>to the website</w:t>
      </w:r>
      <w:r>
        <w:rPr>
          <w:lang w:eastAsia="en-GB"/>
        </w:rPr>
        <w:t xml:space="preserve">, the </w:t>
      </w:r>
      <w:r w:rsidR="001C1FD7">
        <w:rPr>
          <w:lang w:eastAsia="en-GB"/>
        </w:rPr>
        <w:t xml:space="preserve">website will display a message informing the users of the </w:t>
      </w:r>
      <w:r w:rsidR="00537FCB">
        <w:rPr>
          <w:lang w:eastAsia="en-GB"/>
        </w:rPr>
        <w:t>work being carried out</w:t>
      </w:r>
    </w:p>
    <w:p w14:paraId="31B76D8E" w14:textId="33E05754" w:rsidR="001602B6" w:rsidRDefault="001602B6" w:rsidP="00C57A55">
      <w:pPr>
        <w:pStyle w:val="ListParagraph"/>
        <w:numPr>
          <w:ilvl w:val="1"/>
          <w:numId w:val="1"/>
        </w:numPr>
        <w:rPr>
          <w:lang w:eastAsia="en-GB"/>
        </w:rPr>
      </w:pPr>
      <w:r>
        <w:rPr>
          <w:lang w:eastAsia="en-GB"/>
        </w:rPr>
        <w:t xml:space="preserve">The system should be able to process up to </w:t>
      </w:r>
      <w:r w:rsidR="001C1FD7">
        <w:rPr>
          <w:lang w:eastAsia="en-GB"/>
        </w:rPr>
        <w:t>5</w:t>
      </w:r>
      <w:r>
        <w:rPr>
          <w:lang w:eastAsia="en-GB"/>
        </w:rPr>
        <w:t xml:space="preserve">00 requests simultaneously – we anticipate that this load </w:t>
      </w:r>
      <w:r w:rsidR="00537FCB">
        <w:rPr>
          <w:lang w:eastAsia="en-GB"/>
        </w:rPr>
        <w:t xml:space="preserve">will occur regularly </w:t>
      </w:r>
    </w:p>
    <w:p w14:paraId="33068F6A" w14:textId="77777777" w:rsidR="0070755A" w:rsidRDefault="0070755A" w:rsidP="0070755A">
      <w:pPr>
        <w:pStyle w:val="ListParagraph"/>
        <w:ind w:left="360"/>
        <w:rPr>
          <w:lang w:eastAsia="en-GB"/>
        </w:rPr>
      </w:pPr>
    </w:p>
    <w:p w14:paraId="4E28F8F3" w14:textId="417D7588" w:rsidR="0070755A" w:rsidRDefault="0070755A" w:rsidP="00C57A55">
      <w:pPr>
        <w:pStyle w:val="ListParagraph"/>
        <w:numPr>
          <w:ilvl w:val="0"/>
          <w:numId w:val="1"/>
        </w:numPr>
        <w:rPr>
          <w:b/>
          <w:lang w:eastAsia="en-GB"/>
        </w:rPr>
      </w:pPr>
      <w:r w:rsidRPr="0070755A">
        <w:rPr>
          <w:b/>
          <w:lang w:eastAsia="en-GB"/>
        </w:rPr>
        <w:t>Portability</w:t>
      </w:r>
    </w:p>
    <w:p w14:paraId="0512C8FD" w14:textId="2ECA64C0" w:rsidR="0070755A" w:rsidRPr="0070755A" w:rsidRDefault="0070755A" w:rsidP="00C57A55">
      <w:pPr>
        <w:pStyle w:val="ListParagraph"/>
        <w:numPr>
          <w:ilvl w:val="1"/>
          <w:numId w:val="1"/>
        </w:numPr>
        <w:rPr>
          <w:b/>
          <w:lang w:eastAsia="en-GB"/>
        </w:rPr>
      </w:pPr>
      <w:r>
        <w:rPr>
          <w:lang w:eastAsia="en-GB"/>
        </w:rPr>
        <w:t xml:space="preserve">The </w:t>
      </w:r>
      <w:r w:rsidR="00537FCB">
        <w:rPr>
          <w:lang w:eastAsia="en-GB"/>
        </w:rPr>
        <w:t>website</w:t>
      </w:r>
      <w:r>
        <w:rPr>
          <w:lang w:eastAsia="en-GB"/>
        </w:rPr>
        <w:t xml:space="preserve"> should be portable across all browsers</w:t>
      </w:r>
    </w:p>
    <w:p w14:paraId="0352E407" w14:textId="77777777" w:rsidR="0070755A" w:rsidRPr="00537FCB" w:rsidRDefault="0070755A" w:rsidP="00537FCB">
      <w:pPr>
        <w:ind w:left="1080"/>
        <w:rPr>
          <w:b/>
          <w:lang w:eastAsia="en-GB"/>
        </w:rPr>
      </w:pPr>
    </w:p>
    <w:p w14:paraId="7AFF92D4" w14:textId="5FB09152" w:rsidR="0070755A" w:rsidRDefault="0070755A" w:rsidP="00C57A55">
      <w:pPr>
        <w:pStyle w:val="ListParagraph"/>
        <w:numPr>
          <w:ilvl w:val="0"/>
          <w:numId w:val="1"/>
        </w:numPr>
        <w:rPr>
          <w:b/>
          <w:lang w:eastAsia="en-GB"/>
        </w:rPr>
      </w:pPr>
      <w:r w:rsidRPr="0070755A">
        <w:rPr>
          <w:b/>
          <w:lang w:eastAsia="en-GB"/>
        </w:rPr>
        <w:t>Security</w:t>
      </w:r>
    </w:p>
    <w:p w14:paraId="13C3DB7F" w14:textId="4AA10879" w:rsidR="00540DCB" w:rsidRPr="00540DCB" w:rsidRDefault="00540DCB" w:rsidP="00C57A55">
      <w:pPr>
        <w:pStyle w:val="ListParagraph"/>
        <w:numPr>
          <w:ilvl w:val="1"/>
          <w:numId w:val="1"/>
        </w:numPr>
        <w:rPr>
          <w:b/>
          <w:lang w:eastAsia="en-GB"/>
        </w:rPr>
      </w:pPr>
      <w:r>
        <w:rPr>
          <w:lang w:eastAsia="en-GB"/>
        </w:rPr>
        <w:t xml:space="preserve">The </w:t>
      </w:r>
      <w:r w:rsidR="00537FCB">
        <w:rPr>
          <w:lang w:eastAsia="en-GB"/>
        </w:rPr>
        <w:t>website</w:t>
      </w:r>
      <w:r>
        <w:rPr>
          <w:lang w:eastAsia="en-GB"/>
        </w:rPr>
        <w:t xml:space="preserve"> should encrypt all data transfers between the browsers and the EC2 instance</w:t>
      </w:r>
    </w:p>
    <w:p w14:paraId="35F9D4F4" w14:textId="7E866DFB" w:rsidR="00540DCB" w:rsidRPr="00540DCB" w:rsidRDefault="00540DCB" w:rsidP="00C57A55">
      <w:pPr>
        <w:pStyle w:val="ListParagraph"/>
        <w:numPr>
          <w:ilvl w:val="1"/>
          <w:numId w:val="1"/>
        </w:numPr>
        <w:rPr>
          <w:b/>
          <w:lang w:eastAsia="en-GB"/>
        </w:rPr>
      </w:pPr>
      <w:r>
        <w:rPr>
          <w:lang w:eastAsia="en-GB"/>
        </w:rPr>
        <w:t xml:space="preserve">It should also encrypt request and data transfers across </w:t>
      </w:r>
      <w:r w:rsidR="00537FCB">
        <w:rPr>
          <w:lang w:eastAsia="en-GB"/>
        </w:rPr>
        <w:t>the various API’s.</w:t>
      </w:r>
    </w:p>
    <w:p w14:paraId="1C2A546F" w14:textId="1B2FAB93" w:rsidR="00540DCB" w:rsidRPr="0070755A" w:rsidRDefault="00540DCB" w:rsidP="00C57A55">
      <w:pPr>
        <w:pStyle w:val="ListParagraph"/>
        <w:numPr>
          <w:ilvl w:val="1"/>
          <w:numId w:val="1"/>
        </w:numPr>
        <w:rPr>
          <w:b/>
          <w:lang w:eastAsia="en-GB"/>
        </w:rPr>
      </w:pPr>
      <w:r>
        <w:rPr>
          <w:lang w:eastAsia="en-GB"/>
        </w:rPr>
        <w:t xml:space="preserve">All other transfers and data handling should also be encrypted </w:t>
      </w:r>
    </w:p>
    <w:p w14:paraId="59D94E43" w14:textId="2573B72A" w:rsidR="006800CE" w:rsidRDefault="006800CE" w:rsidP="006800CE">
      <w:pPr>
        <w:rPr>
          <w:lang w:eastAsia="en-GB"/>
        </w:rPr>
      </w:pPr>
    </w:p>
    <w:p w14:paraId="63467C04" w14:textId="22109F07" w:rsidR="00032E33" w:rsidRDefault="00032E33" w:rsidP="006800CE">
      <w:pPr>
        <w:rPr>
          <w:lang w:eastAsia="en-GB"/>
        </w:rPr>
      </w:pPr>
    </w:p>
    <w:p w14:paraId="72B18B2F" w14:textId="62A0B8AB" w:rsidR="00032E33" w:rsidRDefault="00032E33" w:rsidP="006800CE">
      <w:pPr>
        <w:rPr>
          <w:lang w:eastAsia="en-GB"/>
        </w:rPr>
      </w:pPr>
    </w:p>
    <w:p w14:paraId="4AD965E4" w14:textId="77777777" w:rsidR="00032E33" w:rsidRPr="006800CE" w:rsidRDefault="00032E33" w:rsidP="006800CE">
      <w:pPr>
        <w:rPr>
          <w:lang w:eastAsia="en-GB"/>
        </w:rPr>
      </w:pPr>
    </w:p>
    <w:p w14:paraId="6B0344BC" w14:textId="50A5A0ED" w:rsidR="006800CE" w:rsidRDefault="006800CE" w:rsidP="006800CE">
      <w:pPr>
        <w:pStyle w:val="Heading2"/>
        <w:rPr>
          <w:sz w:val="24"/>
          <w:szCs w:val="24"/>
          <w:u w:val="single"/>
          <w:lang w:eastAsia="en-GB"/>
        </w:rPr>
      </w:pPr>
      <w:bookmarkStart w:id="135" w:name="_Toc1503575"/>
      <w:r>
        <w:rPr>
          <w:sz w:val="24"/>
          <w:szCs w:val="24"/>
          <w:u w:val="single"/>
          <w:lang w:eastAsia="en-GB"/>
        </w:rPr>
        <w:t xml:space="preserve">Performance Requirements </w:t>
      </w:r>
      <w:bookmarkEnd w:id="135"/>
      <w:r w:rsidR="00EE3378">
        <w:rPr>
          <w:sz w:val="24"/>
          <w:szCs w:val="24"/>
          <w:u w:val="single"/>
          <w:lang w:eastAsia="en-GB"/>
        </w:rPr>
        <w:tab/>
      </w:r>
      <w:r w:rsidR="00EE3378">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32786648" w14:textId="4FF8A7A8" w:rsidR="00CD2BB5" w:rsidRDefault="00CD2BB5" w:rsidP="00CD2BB5">
      <w:pPr>
        <w:rPr>
          <w:lang w:eastAsia="en-GB"/>
        </w:rPr>
      </w:pPr>
    </w:p>
    <w:p w14:paraId="1144A729" w14:textId="513FCB4C" w:rsidR="00CD2BB5" w:rsidRDefault="00CD2BB5" w:rsidP="00CD2BB5">
      <w:pPr>
        <w:rPr>
          <w:lang w:eastAsia="en-GB"/>
        </w:rPr>
      </w:pPr>
      <w:r>
        <w:rPr>
          <w:lang w:eastAsia="en-GB"/>
        </w:rPr>
        <w:t xml:space="preserve">Performance Requirements are important in the development of any system as they provide a clear benchmark that the is expected from the performance of the product. This section will focus on how the system will perform under (1) </w:t>
      </w:r>
      <w:r w:rsidRPr="00CD2BB5">
        <w:rPr>
          <w:i/>
          <w:lang w:eastAsia="en-GB"/>
        </w:rPr>
        <w:t>Response Time</w:t>
      </w:r>
      <w:r>
        <w:rPr>
          <w:lang w:eastAsia="en-GB"/>
        </w:rPr>
        <w:t xml:space="preserve"> (2) </w:t>
      </w:r>
      <w:r w:rsidRPr="00CD2BB5">
        <w:rPr>
          <w:i/>
          <w:lang w:eastAsia="en-GB"/>
        </w:rPr>
        <w:t>Workload</w:t>
      </w:r>
      <w:r>
        <w:rPr>
          <w:lang w:eastAsia="en-GB"/>
        </w:rPr>
        <w:t xml:space="preserve"> (3) </w:t>
      </w:r>
      <w:r w:rsidRPr="00CD2BB5">
        <w:rPr>
          <w:i/>
          <w:lang w:eastAsia="en-GB"/>
        </w:rPr>
        <w:t>Security</w:t>
      </w:r>
      <w:r>
        <w:rPr>
          <w:lang w:eastAsia="en-GB"/>
        </w:rPr>
        <w:t xml:space="preserve"> (4) </w:t>
      </w:r>
      <w:r>
        <w:rPr>
          <w:i/>
          <w:lang w:eastAsia="en-GB"/>
        </w:rPr>
        <w:t xml:space="preserve">Accuracy. </w:t>
      </w:r>
    </w:p>
    <w:p w14:paraId="1767007F" w14:textId="658AD277" w:rsidR="00CD2BB5" w:rsidRDefault="00CD2BB5" w:rsidP="00CD2BB5">
      <w:pPr>
        <w:rPr>
          <w:lang w:eastAsia="en-GB"/>
        </w:rPr>
      </w:pPr>
    </w:p>
    <w:p w14:paraId="5E4D3D78" w14:textId="0EC511D2" w:rsidR="001C384D" w:rsidRPr="001C384D" w:rsidRDefault="001C384D" w:rsidP="00C57A55">
      <w:pPr>
        <w:pStyle w:val="ListParagraph"/>
        <w:numPr>
          <w:ilvl w:val="0"/>
          <w:numId w:val="2"/>
        </w:numPr>
        <w:rPr>
          <w:lang w:eastAsia="en-GB"/>
        </w:rPr>
      </w:pPr>
      <w:r>
        <w:rPr>
          <w:b/>
          <w:lang w:eastAsia="en-GB"/>
        </w:rPr>
        <w:t>Response Time</w:t>
      </w:r>
      <w:r w:rsidR="00EE3378">
        <w:rPr>
          <w:b/>
          <w:lang w:eastAsia="en-GB"/>
        </w:rPr>
        <w:t xml:space="preserve">: </w:t>
      </w:r>
      <w:r w:rsidR="00EE3378">
        <w:rPr>
          <w:lang w:eastAsia="en-GB"/>
        </w:rPr>
        <w:t xml:space="preserve">We have set a benchmark to </w:t>
      </w:r>
      <w:ins w:id="136" w:author="Microsoft Office User" w:date="2019-04-10T21:11:00Z">
        <w:r w:rsidR="00EE3378">
          <w:rPr>
            <w:lang w:eastAsia="en-GB"/>
          </w:rPr>
          <w:t xml:space="preserve">have the webpage responsive. This has been set to a load time of less than 1 sec. </w:t>
        </w:r>
      </w:ins>
      <w:del w:id="137" w:author="Microsoft Office User" w:date="2019-04-10T21:11:00Z">
        <w:r w:rsidR="00EE3378" w:rsidDel="00EE3378">
          <w:rPr>
            <w:lang w:eastAsia="en-GB"/>
          </w:rPr>
          <w:delText xml:space="preserve">produce the </w:delText>
        </w:r>
      </w:del>
      <w:r w:rsidR="00EE3378">
        <w:rPr>
          <w:b/>
          <w:lang w:eastAsia="en-GB"/>
        </w:rPr>
        <w:t xml:space="preserve"> </w:t>
      </w:r>
      <w:ins w:id="138" w:author="Microsoft Office User" w:date="2019-04-10T21:11:00Z">
        <w:r w:rsidR="00EE3378">
          <w:rPr>
            <w:lang w:eastAsia="en-GB"/>
          </w:rPr>
          <w:t xml:space="preserve">We think that this is very important given the </w:t>
        </w:r>
      </w:ins>
      <w:ins w:id="139" w:author="Microsoft Office User" w:date="2019-04-10T21:12:00Z">
        <w:r w:rsidR="00EE3378">
          <w:rPr>
            <w:lang w:eastAsia="en-GB"/>
          </w:rPr>
          <w:t>type of interaction the user will have with the site</w:t>
        </w:r>
        <w:r w:rsidR="0016087D">
          <w:rPr>
            <w:lang w:eastAsia="en-GB"/>
          </w:rPr>
          <w:t>.</w:t>
        </w:r>
      </w:ins>
    </w:p>
    <w:p w14:paraId="7F3143C1" w14:textId="012936B5" w:rsidR="00711911" w:rsidRPr="00711911" w:rsidRDefault="001C384D" w:rsidP="00C57A55">
      <w:pPr>
        <w:pStyle w:val="ListParagraph"/>
        <w:numPr>
          <w:ilvl w:val="0"/>
          <w:numId w:val="2"/>
        </w:numPr>
        <w:rPr>
          <w:lang w:eastAsia="en-GB"/>
        </w:rPr>
      </w:pPr>
      <w:r>
        <w:rPr>
          <w:b/>
          <w:lang w:eastAsia="en-GB"/>
        </w:rPr>
        <w:t>Work</w:t>
      </w:r>
      <w:r w:rsidR="00711911">
        <w:rPr>
          <w:b/>
          <w:lang w:eastAsia="en-GB"/>
        </w:rPr>
        <w:t>load</w:t>
      </w:r>
      <w:ins w:id="140" w:author="Microsoft Office User" w:date="2019-04-10T21:13:00Z">
        <w:r w:rsidR="0016087D">
          <w:rPr>
            <w:b/>
            <w:lang w:eastAsia="en-GB"/>
          </w:rPr>
          <w:t xml:space="preserve">: </w:t>
        </w:r>
      </w:ins>
      <w:ins w:id="141" w:author="Microsoft Office User" w:date="2019-04-10T21:15:00Z">
        <w:r w:rsidR="00CD28B9">
          <w:rPr>
            <w:lang w:eastAsia="en-GB"/>
          </w:rPr>
          <w:t>The website will be lightweight. The heavy lif</w:t>
        </w:r>
      </w:ins>
      <w:ins w:id="142" w:author="Microsoft Office User" w:date="2019-04-10T21:16:00Z">
        <w:r w:rsidR="00CD28B9">
          <w:rPr>
            <w:lang w:eastAsia="en-GB"/>
          </w:rPr>
          <w:t xml:space="preserve">ting will be done on the server-side. This will include model calculation, database configuration etc. The front-end is only being rendered with static information – this is </w:t>
        </w:r>
      </w:ins>
      <w:ins w:id="143" w:author="Microsoft Office User" w:date="2019-04-10T21:17:00Z">
        <w:r w:rsidR="00CD28B9">
          <w:rPr>
            <w:lang w:eastAsia="en-GB"/>
          </w:rPr>
          <w:t xml:space="preserve">in line with the python flask convention. </w:t>
        </w:r>
      </w:ins>
    </w:p>
    <w:p w14:paraId="32EE8DF3" w14:textId="4179FD6D" w:rsidR="00EA73B7" w:rsidRPr="001C1FD7" w:rsidRDefault="00711911" w:rsidP="00C57A55">
      <w:pPr>
        <w:pStyle w:val="ListParagraph"/>
        <w:numPr>
          <w:ilvl w:val="0"/>
          <w:numId w:val="2"/>
        </w:numPr>
        <w:rPr>
          <w:b/>
          <w:lang w:eastAsia="en-GB"/>
        </w:rPr>
      </w:pPr>
      <w:r w:rsidRPr="00711911">
        <w:rPr>
          <w:b/>
          <w:lang w:eastAsia="en-GB"/>
        </w:rPr>
        <w:t>Security</w:t>
      </w:r>
      <w:ins w:id="144" w:author="Microsoft Office User" w:date="2019-04-10T21:12:00Z">
        <w:r w:rsidR="0016087D">
          <w:rPr>
            <w:b/>
            <w:lang w:eastAsia="en-GB"/>
          </w:rPr>
          <w:t xml:space="preserve">: </w:t>
        </w:r>
        <w:r w:rsidR="0016087D">
          <w:rPr>
            <w:lang w:eastAsia="en-GB"/>
          </w:rPr>
          <w:t xml:space="preserve">The website will have standard HTTPS when </w:t>
        </w:r>
        <w:proofErr w:type="spellStart"/>
        <w:r w:rsidR="0016087D">
          <w:rPr>
            <w:lang w:eastAsia="en-GB"/>
          </w:rPr>
          <w:t>trasn</w:t>
        </w:r>
      </w:ins>
      <w:ins w:id="145" w:author="Microsoft Office User" w:date="2019-04-10T21:13:00Z">
        <w:r w:rsidR="0016087D">
          <w:rPr>
            <w:lang w:eastAsia="en-GB"/>
          </w:rPr>
          <w:t>fering</w:t>
        </w:r>
        <w:proofErr w:type="spellEnd"/>
        <w:r w:rsidR="0016087D">
          <w:rPr>
            <w:lang w:eastAsia="en-GB"/>
          </w:rPr>
          <w:t xml:space="preserve"> data. Best practices will be adhered to when requesting information from the database and returning it to the frontend web page.</w:t>
        </w:r>
      </w:ins>
    </w:p>
    <w:p w14:paraId="218E05A0" w14:textId="47445EC2" w:rsidR="00C02C1A" w:rsidRDefault="00C02C1A" w:rsidP="00C57A55">
      <w:pPr>
        <w:pStyle w:val="ListParagraph"/>
        <w:numPr>
          <w:ilvl w:val="0"/>
          <w:numId w:val="2"/>
        </w:numPr>
        <w:rPr>
          <w:b/>
          <w:lang w:eastAsia="en-GB"/>
        </w:rPr>
      </w:pPr>
      <w:r>
        <w:rPr>
          <w:b/>
          <w:lang w:eastAsia="en-GB"/>
        </w:rPr>
        <w:t>Accuracy</w:t>
      </w:r>
      <w:ins w:id="146" w:author="Microsoft Office User" w:date="2019-04-10T21:13:00Z">
        <w:r w:rsidR="0016087D">
          <w:rPr>
            <w:b/>
            <w:lang w:eastAsia="en-GB"/>
          </w:rPr>
          <w:t xml:space="preserve">: </w:t>
        </w:r>
        <w:r w:rsidR="0016087D">
          <w:rPr>
            <w:lang w:eastAsia="en-GB"/>
          </w:rPr>
          <w:t>We aim</w:t>
        </w:r>
      </w:ins>
      <w:ins w:id="147" w:author="Microsoft Office User" w:date="2019-04-10T21:14:00Z">
        <w:r w:rsidR="0016087D">
          <w:rPr>
            <w:lang w:eastAsia="en-GB"/>
          </w:rPr>
          <w:t xml:space="preserve"> to provide current information as up-to-date as can be provided by from the API from </w:t>
        </w:r>
      </w:ins>
      <w:ins w:id="148" w:author="Microsoft Office User" w:date="2019-04-10T21:15:00Z">
        <w:r w:rsidR="0016087D">
          <w:rPr>
            <w:lang w:eastAsia="en-GB"/>
          </w:rPr>
          <w:t>the weather</w:t>
        </w:r>
      </w:ins>
      <w:ins w:id="149" w:author="Microsoft Office User" w:date="2019-04-10T21:14:00Z">
        <w:r w:rsidR="0016087D">
          <w:rPr>
            <w:lang w:eastAsia="en-GB"/>
          </w:rPr>
          <w:t xml:space="preserve"> and </w:t>
        </w:r>
        <w:proofErr w:type="spellStart"/>
        <w:r w:rsidR="0016087D">
          <w:rPr>
            <w:lang w:eastAsia="en-GB"/>
          </w:rPr>
          <w:t>dublinbikes</w:t>
        </w:r>
        <w:proofErr w:type="spellEnd"/>
        <w:r w:rsidR="0016087D">
          <w:rPr>
            <w:lang w:eastAsia="en-GB"/>
          </w:rPr>
          <w:t xml:space="preserve">. Our prediction model has been built so as to provide accuracy. However, we are </w:t>
        </w:r>
      </w:ins>
      <w:ins w:id="150" w:author="Microsoft Office User" w:date="2019-04-10T21:15:00Z">
        <w:r w:rsidR="0016087D">
          <w:rPr>
            <w:lang w:eastAsia="en-GB"/>
          </w:rPr>
          <w:t>cognitive of the fact that this will improve with time.</w:t>
        </w:r>
      </w:ins>
    </w:p>
    <w:p w14:paraId="590B150D" w14:textId="77777777" w:rsidR="00C02C1A" w:rsidRPr="00C02C1A" w:rsidRDefault="00C02C1A" w:rsidP="00C02C1A">
      <w:pPr>
        <w:pStyle w:val="ListParagraph"/>
        <w:ind w:left="1440"/>
        <w:rPr>
          <w:b/>
          <w:lang w:eastAsia="en-GB"/>
        </w:rPr>
      </w:pPr>
    </w:p>
    <w:p w14:paraId="41930370" w14:textId="7D767FEB" w:rsidR="006800CE" w:rsidRPr="006800CE" w:rsidRDefault="006800CE" w:rsidP="006800CE">
      <w:pPr>
        <w:pStyle w:val="Heading2"/>
        <w:rPr>
          <w:sz w:val="24"/>
          <w:szCs w:val="24"/>
          <w:u w:val="single"/>
          <w:lang w:eastAsia="en-GB"/>
        </w:rPr>
      </w:pPr>
      <w:bookmarkStart w:id="151" w:name="_Toc1503576"/>
      <w:r>
        <w:rPr>
          <w:sz w:val="24"/>
          <w:szCs w:val="24"/>
          <w:u w:val="single"/>
          <w:lang w:eastAsia="en-GB"/>
        </w:rPr>
        <w:t>Domain Requirements</w:t>
      </w:r>
      <w:bookmarkEnd w:id="151"/>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596CE4D1" w14:textId="7E2C66DE" w:rsidR="006800CE" w:rsidRDefault="006800CE" w:rsidP="006800CE">
      <w:pPr>
        <w:rPr>
          <w:lang w:eastAsia="en-GB"/>
        </w:rPr>
      </w:pPr>
    </w:p>
    <w:p w14:paraId="08734179" w14:textId="03F3ACB7" w:rsidR="00EE080D" w:rsidRPr="00EE080D" w:rsidRDefault="00EE080D" w:rsidP="00C57A55">
      <w:pPr>
        <w:pStyle w:val="ListParagraph"/>
        <w:numPr>
          <w:ilvl w:val="0"/>
          <w:numId w:val="3"/>
        </w:numPr>
        <w:rPr>
          <w:lang w:eastAsia="en-GB"/>
        </w:rPr>
      </w:pPr>
      <w:r>
        <w:rPr>
          <w:b/>
          <w:lang w:eastAsia="en-GB"/>
        </w:rPr>
        <w:t>Security and Privacy</w:t>
      </w:r>
    </w:p>
    <w:p w14:paraId="36359C42" w14:textId="1210F302" w:rsidR="00EE080D" w:rsidRDefault="008B29B0" w:rsidP="00C57A55">
      <w:pPr>
        <w:pStyle w:val="ListParagraph"/>
        <w:numPr>
          <w:ilvl w:val="1"/>
          <w:numId w:val="3"/>
        </w:numPr>
        <w:rPr>
          <w:lang w:eastAsia="en-GB"/>
        </w:rPr>
      </w:pPr>
      <w:r>
        <w:rPr>
          <w:lang w:eastAsia="en-GB"/>
        </w:rPr>
        <w:t>We assume that the browser is not compromised</w:t>
      </w:r>
    </w:p>
    <w:p w14:paraId="78B24994" w14:textId="06363422" w:rsidR="008B29B0" w:rsidRDefault="008B29B0" w:rsidP="00C57A55">
      <w:pPr>
        <w:pStyle w:val="ListParagraph"/>
        <w:numPr>
          <w:ilvl w:val="1"/>
          <w:numId w:val="3"/>
        </w:numPr>
        <w:rPr>
          <w:lang w:eastAsia="en-GB"/>
        </w:rPr>
      </w:pPr>
      <w:r>
        <w:rPr>
          <w:lang w:eastAsia="en-GB"/>
        </w:rPr>
        <w:t xml:space="preserve">The database will be in-line with GDPR Regulation (EU) (2016/679) </w:t>
      </w:r>
    </w:p>
    <w:p w14:paraId="7A297C31" w14:textId="50A3269A" w:rsidR="008B29B0" w:rsidRDefault="008B29B0" w:rsidP="008B29B0">
      <w:pPr>
        <w:rPr>
          <w:lang w:eastAsia="en-GB"/>
        </w:rPr>
      </w:pPr>
    </w:p>
    <w:p w14:paraId="1E0CD4E3" w14:textId="6DD54522" w:rsidR="008B29B0" w:rsidRDefault="007D0DDC" w:rsidP="00C57A55">
      <w:pPr>
        <w:pStyle w:val="ListParagraph"/>
        <w:numPr>
          <w:ilvl w:val="0"/>
          <w:numId w:val="3"/>
        </w:numPr>
        <w:rPr>
          <w:b/>
          <w:lang w:eastAsia="en-GB"/>
        </w:rPr>
      </w:pPr>
      <w:r w:rsidRPr="007D0DDC">
        <w:rPr>
          <w:b/>
          <w:lang w:eastAsia="en-GB"/>
        </w:rPr>
        <w:t>Storage</w:t>
      </w:r>
    </w:p>
    <w:p w14:paraId="778C6D70" w14:textId="467F8816" w:rsidR="007D0DDC" w:rsidRPr="00A87343" w:rsidRDefault="007D0DDC" w:rsidP="00C57A55">
      <w:pPr>
        <w:pStyle w:val="ListParagraph"/>
        <w:numPr>
          <w:ilvl w:val="1"/>
          <w:numId w:val="3"/>
        </w:numPr>
        <w:rPr>
          <w:b/>
          <w:lang w:eastAsia="en-GB"/>
        </w:rPr>
      </w:pPr>
      <w:r>
        <w:rPr>
          <w:lang w:eastAsia="en-GB"/>
        </w:rPr>
        <w:t xml:space="preserve">AWS </w:t>
      </w:r>
      <w:r w:rsidR="00397613">
        <w:rPr>
          <w:lang w:eastAsia="en-GB"/>
        </w:rPr>
        <w:t xml:space="preserve">storage </w:t>
      </w:r>
      <w:r w:rsidR="00A87343">
        <w:rPr>
          <w:lang w:eastAsia="en-GB"/>
        </w:rPr>
        <w:t xml:space="preserve">will be adjusted </w:t>
      </w:r>
      <w:r w:rsidR="00397613">
        <w:rPr>
          <w:lang w:eastAsia="en-GB"/>
        </w:rPr>
        <w:t>as necessary</w:t>
      </w:r>
    </w:p>
    <w:p w14:paraId="21938C1E" w14:textId="463084CB" w:rsidR="00A87343" w:rsidRPr="00EA73B7" w:rsidRDefault="00A87343" w:rsidP="00C57A55">
      <w:pPr>
        <w:pStyle w:val="ListParagraph"/>
        <w:numPr>
          <w:ilvl w:val="1"/>
          <w:numId w:val="3"/>
        </w:numPr>
        <w:rPr>
          <w:b/>
          <w:lang w:eastAsia="en-GB"/>
        </w:rPr>
      </w:pPr>
      <w:r>
        <w:rPr>
          <w:lang w:eastAsia="en-GB"/>
        </w:rPr>
        <w:t xml:space="preserve">This will be continuously </w:t>
      </w:r>
      <w:r w:rsidR="00032E33">
        <w:rPr>
          <w:lang w:eastAsia="en-GB"/>
        </w:rPr>
        <w:t>monitored,</w:t>
      </w:r>
      <w:r>
        <w:rPr>
          <w:lang w:eastAsia="en-GB"/>
        </w:rPr>
        <w:t xml:space="preserve"> and certain alerts will be built in the to prevent failure</w:t>
      </w:r>
    </w:p>
    <w:p w14:paraId="363DCEAC" w14:textId="77777777" w:rsidR="001602B6" w:rsidRPr="006800CE" w:rsidRDefault="001602B6" w:rsidP="006800CE">
      <w:pPr>
        <w:rPr>
          <w:lang w:eastAsia="en-GB"/>
        </w:rPr>
      </w:pPr>
    </w:p>
    <w:p w14:paraId="46165CD2" w14:textId="644B8E14" w:rsidR="006800CE" w:rsidRPr="006800CE" w:rsidRDefault="006800CE" w:rsidP="006800CE">
      <w:pPr>
        <w:pStyle w:val="Heading2"/>
        <w:rPr>
          <w:sz w:val="24"/>
          <w:szCs w:val="24"/>
          <w:u w:val="single"/>
          <w:lang w:eastAsia="en-GB"/>
        </w:rPr>
      </w:pPr>
      <w:bookmarkStart w:id="152" w:name="_Toc1503577"/>
      <w:r>
        <w:rPr>
          <w:sz w:val="24"/>
          <w:szCs w:val="24"/>
          <w:u w:val="single"/>
          <w:lang w:eastAsia="en-GB"/>
        </w:rPr>
        <w:lastRenderedPageBreak/>
        <w:t>Design Requirements</w:t>
      </w:r>
      <w:r>
        <w:rPr>
          <w:sz w:val="24"/>
          <w:szCs w:val="24"/>
          <w:u w:val="single"/>
          <w:lang w:eastAsia="en-GB"/>
        </w:rPr>
        <w:tab/>
      </w:r>
      <w:del w:id="153" w:author="Microsoft Office User" w:date="2019-04-10T21:17:00Z">
        <w:r w:rsidR="00032E33" w:rsidRPr="00032E33" w:rsidDel="005E451B">
          <w:rPr>
            <w:sz w:val="24"/>
            <w:szCs w:val="24"/>
            <w:highlight w:val="yellow"/>
            <w:u w:val="single"/>
            <w:lang w:eastAsia="en-GB"/>
          </w:rPr>
          <w:delText>TO-DO</w:delText>
        </w:r>
        <w:bookmarkEnd w:id="152"/>
        <w:r w:rsidDel="005E451B">
          <w:rPr>
            <w:sz w:val="24"/>
            <w:szCs w:val="24"/>
            <w:u w:val="single"/>
            <w:lang w:eastAsia="en-GB"/>
          </w:rPr>
          <w:tab/>
        </w:r>
      </w:del>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ins w:id="154" w:author="Microsoft Office User" w:date="2019-04-10T21:17:00Z">
        <w:r w:rsidR="005E451B">
          <w:rPr>
            <w:sz w:val="24"/>
            <w:szCs w:val="24"/>
            <w:u w:val="single"/>
            <w:lang w:eastAsia="en-GB"/>
          </w:rPr>
          <w:tab/>
        </w:r>
      </w:ins>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r>
        <w:rPr>
          <w:sz w:val="24"/>
          <w:szCs w:val="24"/>
          <w:u w:val="single"/>
          <w:lang w:eastAsia="en-GB"/>
        </w:rPr>
        <w:tab/>
      </w:r>
    </w:p>
    <w:p w14:paraId="61E03724" w14:textId="018B9E7B" w:rsidR="006800CE" w:rsidRDefault="006800CE" w:rsidP="006800CE">
      <w:pPr>
        <w:rPr>
          <w:lang w:eastAsia="en-GB"/>
        </w:rPr>
      </w:pPr>
    </w:p>
    <w:p w14:paraId="10B63D87" w14:textId="3AC8B8FD" w:rsidR="006800CE" w:rsidRDefault="00534EF4" w:rsidP="006800CE">
      <w:pPr>
        <w:rPr>
          <w:lang w:eastAsia="en-GB"/>
        </w:rPr>
      </w:pPr>
      <w:r>
        <w:rPr>
          <w:lang w:eastAsia="en-GB"/>
        </w:rPr>
        <w:t xml:space="preserve">The </w:t>
      </w:r>
      <w:r w:rsidR="00FF04A6">
        <w:rPr>
          <w:lang w:eastAsia="en-GB"/>
        </w:rPr>
        <w:t>following are the design requirements that must be adhered to:</w:t>
      </w:r>
    </w:p>
    <w:p w14:paraId="416D9C80" w14:textId="3F3A6861" w:rsidR="00FF04A6" w:rsidRDefault="00FF04A6" w:rsidP="006800CE">
      <w:pPr>
        <w:rPr>
          <w:lang w:eastAsia="en-GB"/>
        </w:rPr>
      </w:pPr>
    </w:p>
    <w:p w14:paraId="3EC32023" w14:textId="09ADB02E" w:rsidR="00FF04A6" w:rsidRPr="00FF04A6" w:rsidRDefault="00FF04A6" w:rsidP="00C57A55">
      <w:pPr>
        <w:pStyle w:val="ListParagraph"/>
        <w:numPr>
          <w:ilvl w:val="0"/>
          <w:numId w:val="4"/>
        </w:numPr>
        <w:rPr>
          <w:lang w:eastAsia="en-GB"/>
        </w:rPr>
      </w:pPr>
      <w:r>
        <w:rPr>
          <w:b/>
          <w:lang w:eastAsia="en-GB"/>
        </w:rPr>
        <w:t>Disability</w:t>
      </w:r>
    </w:p>
    <w:p w14:paraId="5055798C" w14:textId="4196745A" w:rsidR="002C57F4" w:rsidRDefault="00FF04A6" w:rsidP="00C57A55">
      <w:pPr>
        <w:pStyle w:val="ListParagraph"/>
        <w:numPr>
          <w:ilvl w:val="1"/>
          <w:numId w:val="4"/>
        </w:numPr>
        <w:rPr>
          <w:ins w:id="155" w:author="Microsoft Office User" w:date="2019-04-10T21:17:00Z"/>
          <w:lang w:eastAsia="en-GB"/>
        </w:rPr>
      </w:pPr>
      <w:r>
        <w:rPr>
          <w:lang w:eastAsia="en-GB"/>
        </w:rPr>
        <w:t>The plug-in should adhere to best practiced standards to accommodate those with a disability (WCAG, DDA</w:t>
      </w:r>
      <w:r w:rsidR="001602B6">
        <w:rPr>
          <w:lang w:eastAsia="en-GB"/>
        </w:rPr>
        <w:t>)</w:t>
      </w:r>
    </w:p>
    <w:p w14:paraId="43FA72E4" w14:textId="6B4D0E24" w:rsidR="005E451B" w:rsidRPr="00044A9C" w:rsidRDefault="00044A9C" w:rsidP="005E451B">
      <w:pPr>
        <w:pStyle w:val="ListParagraph"/>
        <w:numPr>
          <w:ilvl w:val="0"/>
          <w:numId w:val="4"/>
        </w:numPr>
        <w:rPr>
          <w:ins w:id="156" w:author="Microsoft Office User" w:date="2019-04-10T21:25:00Z"/>
          <w:b/>
          <w:lang w:eastAsia="en-GB"/>
          <w:rPrChange w:id="157" w:author="Microsoft Office User" w:date="2019-04-10T21:26:00Z">
            <w:rPr>
              <w:ins w:id="158" w:author="Microsoft Office User" w:date="2019-04-10T21:25:00Z"/>
              <w:lang w:eastAsia="en-GB"/>
            </w:rPr>
          </w:rPrChange>
        </w:rPr>
      </w:pPr>
      <w:ins w:id="159" w:author="Microsoft Office User" w:date="2019-04-10T21:24:00Z">
        <w:r w:rsidRPr="00044A9C">
          <w:rPr>
            <w:b/>
            <w:lang w:eastAsia="en-GB"/>
            <w:rPrChange w:id="160" w:author="Microsoft Office User" w:date="2019-04-10T21:26:00Z">
              <w:rPr>
                <w:lang w:eastAsia="en-GB"/>
              </w:rPr>
            </w:rPrChange>
          </w:rPr>
          <w:t>Predic</w:t>
        </w:r>
      </w:ins>
      <w:ins w:id="161" w:author="Microsoft Office User" w:date="2019-04-10T21:25:00Z">
        <w:r w:rsidRPr="00044A9C">
          <w:rPr>
            <w:b/>
            <w:lang w:eastAsia="en-GB"/>
            <w:rPrChange w:id="162" w:author="Microsoft Office User" w:date="2019-04-10T21:26:00Z">
              <w:rPr>
                <w:lang w:eastAsia="en-GB"/>
              </w:rPr>
            </w:rPrChange>
          </w:rPr>
          <w:t>tion:</w:t>
        </w:r>
      </w:ins>
    </w:p>
    <w:p w14:paraId="2ABED6CC" w14:textId="4BA0719A" w:rsidR="00044A9C" w:rsidRDefault="00044A9C" w:rsidP="00044A9C">
      <w:pPr>
        <w:pStyle w:val="ListParagraph"/>
        <w:numPr>
          <w:ilvl w:val="1"/>
          <w:numId w:val="4"/>
        </w:numPr>
        <w:rPr>
          <w:ins w:id="163" w:author="Microsoft Office User" w:date="2019-04-10T21:26:00Z"/>
          <w:lang w:eastAsia="en-GB"/>
        </w:rPr>
      </w:pPr>
      <w:ins w:id="164" w:author="Microsoft Office User" w:date="2019-04-10T21:25:00Z">
        <w:r>
          <w:rPr>
            <w:lang w:eastAsia="en-GB"/>
          </w:rPr>
          <w:t xml:space="preserve">Due to our API, predictions will only be allowed to be made 5 days in advance. This is because the </w:t>
        </w:r>
        <w:proofErr w:type="spellStart"/>
        <w:r>
          <w:rPr>
            <w:lang w:eastAsia="en-GB"/>
          </w:rPr>
          <w:t>predicition</w:t>
        </w:r>
        <w:proofErr w:type="spellEnd"/>
        <w:r>
          <w:rPr>
            <w:lang w:eastAsia="en-GB"/>
          </w:rPr>
          <w:t xml:space="preserve"> model uses weather and we can only access +5 </w:t>
        </w:r>
      </w:ins>
      <w:ins w:id="165" w:author="Microsoft Office User" w:date="2019-04-10T21:30:00Z">
        <w:r w:rsidR="006D58AB">
          <w:rPr>
            <w:lang w:eastAsia="en-GB"/>
          </w:rPr>
          <w:t>days’ worth</w:t>
        </w:r>
      </w:ins>
      <w:ins w:id="166" w:author="Microsoft Office User" w:date="2019-04-10T21:25:00Z">
        <w:r>
          <w:rPr>
            <w:lang w:eastAsia="en-GB"/>
          </w:rPr>
          <w:t xml:space="preserve"> of weather.</w:t>
        </w:r>
      </w:ins>
    </w:p>
    <w:p w14:paraId="06246063" w14:textId="76432CCB" w:rsidR="00044A9C" w:rsidRDefault="00044A9C" w:rsidP="00044A9C">
      <w:pPr>
        <w:pStyle w:val="ListParagraph"/>
        <w:numPr>
          <w:ilvl w:val="1"/>
          <w:numId w:val="4"/>
        </w:numPr>
        <w:rPr>
          <w:ins w:id="167" w:author="Microsoft Office User" w:date="2019-04-10T21:26:00Z"/>
          <w:lang w:eastAsia="en-GB"/>
        </w:rPr>
      </w:pPr>
      <w:ins w:id="168" w:author="Microsoft Office User" w:date="2019-04-10T21:25:00Z">
        <w:r>
          <w:rPr>
            <w:lang w:eastAsia="en-GB"/>
          </w:rPr>
          <w:t>If the user att</w:t>
        </w:r>
      </w:ins>
      <w:ins w:id="169" w:author="Microsoft Office User" w:date="2019-04-10T21:26:00Z">
        <w:r>
          <w:rPr>
            <w:lang w:eastAsia="en-GB"/>
          </w:rPr>
          <w:t xml:space="preserve">empts to try and see beyond 5 days, they will be prevented. </w:t>
        </w:r>
      </w:ins>
    </w:p>
    <w:p w14:paraId="5F849939" w14:textId="6F72A929" w:rsidR="00044A9C" w:rsidRDefault="00044A9C" w:rsidP="00044A9C">
      <w:pPr>
        <w:pStyle w:val="ListParagraph"/>
        <w:numPr>
          <w:ilvl w:val="0"/>
          <w:numId w:val="4"/>
        </w:numPr>
        <w:rPr>
          <w:ins w:id="170" w:author="Microsoft Office User" w:date="2019-04-10T21:27:00Z"/>
          <w:lang w:eastAsia="en-GB"/>
        </w:rPr>
      </w:pPr>
      <w:ins w:id="171" w:author="Microsoft Office User" w:date="2019-04-10T21:27:00Z">
        <w:r w:rsidRPr="006D58AB">
          <w:rPr>
            <w:b/>
            <w:lang w:eastAsia="en-GB"/>
            <w:rPrChange w:id="172" w:author="Microsoft Office User" w:date="2019-04-10T21:30:00Z">
              <w:rPr>
                <w:lang w:eastAsia="en-GB"/>
              </w:rPr>
            </w:rPrChange>
          </w:rPr>
          <w:t>Minimal</w:t>
        </w:r>
        <w:r>
          <w:rPr>
            <w:lang w:eastAsia="en-GB"/>
          </w:rPr>
          <w:t xml:space="preserve">: </w:t>
        </w:r>
      </w:ins>
    </w:p>
    <w:p w14:paraId="1CD06FE0" w14:textId="637A5D1A" w:rsidR="00044A9C" w:rsidRDefault="00044A9C" w:rsidP="00044A9C">
      <w:pPr>
        <w:pStyle w:val="ListParagraph"/>
        <w:numPr>
          <w:ilvl w:val="1"/>
          <w:numId w:val="4"/>
        </w:numPr>
        <w:rPr>
          <w:ins w:id="173" w:author="Microsoft Office User" w:date="2019-04-10T21:27:00Z"/>
          <w:lang w:eastAsia="en-GB"/>
        </w:rPr>
      </w:pPr>
      <w:ins w:id="174" w:author="Microsoft Office User" w:date="2019-04-10T21:27:00Z">
        <w:r>
          <w:rPr>
            <w:lang w:eastAsia="en-GB"/>
          </w:rPr>
          <w:t xml:space="preserve">Our users will often be in a rush to check the current state of the stands. </w:t>
        </w:r>
      </w:ins>
    </w:p>
    <w:p w14:paraId="6852A9B3" w14:textId="6EA65374" w:rsidR="00044A9C" w:rsidRDefault="00044A9C" w:rsidP="00044A9C">
      <w:pPr>
        <w:pStyle w:val="ListParagraph"/>
        <w:numPr>
          <w:ilvl w:val="1"/>
          <w:numId w:val="4"/>
        </w:numPr>
        <w:rPr>
          <w:ins w:id="175" w:author="Microsoft Office User" w:date="2019-04-10T21:28:00Z"/>
          <w:lang w:eastAsia="en-GB"/>
        </w:rPr>
      </w:pPr>
      <w:ins w:id="176" w:author="Microsoft Office User" w:date="2019-04-10T21:27:00Z">
        <w:r>
          <w:rPr>
            <w:lang w:eastAsia="en-GB"/>
          </w:rPr>
          <w:t>For this reason</w:t>
        </w:r>
      </w:ins>
      <w:ins w:id="177" w:author="Microsoft Office User" w:date="2019-04-10T21:28:00Z">
        <w:r>
          <w:rPr>
            <w:lang w:eastAsia="en-GB"/>
          </w:rPr>
          <w:t>,</w:t>
        </w:r>
      </w:ins>
      <w:ins w:id="178" w:author="Microsoft Office User" w:date="2019-04-10T21:27:00Z">
        <w:r>
          <w:rPr>
            <w:lang w:eastAsia="en-GB"/>
          </w:rPr>
          <w:t xml:space="preserve"> we have designed the website </w:t>
        </w:r>
      </w:ins>
      <w:ins w:id="179" w:author="Microsoft Office User" w:date="2019-04-10T21:29:00Z">
        <w:r>
          <w:rPr>
            <w:lang w:eastAsia="en-GB"/>
          </w:rPr>
          <w:t>so the user can make a request in one click.</w:t>
        </w:r>
      </w:ins>
      <w:ins w:id="180" w:author="Microsoft Office User" w:date="2019-04-10T21:28:00Z">
        <w:r>
          <w:rPr>
            <w:lang w:eastAsia="en-GB"/>
          </w:rPr>
          <w:t xml:space="preserve"> </w:t>
        </w:r>
      </w:ins>
    </w:p>
    <w:p w14:paraId="42799056" w14:textId="579FD397" w:rsidR="00044A9C" w:rsidRDefault="00044A9C" w:rsidP="00044A9C">
      <w:pPr>
        <w:pStyle w:val="ListParagraph"/>
        <w:numPr>
          <w:ilvl w:val="1"/>
          <w:numId w:val="4"/>
        </w:numPr>
        <w:rPr>
          <w:lang w:eastAsia="en-GB"/>
        </w:rPr>
      </w:pPr>
      <w:ins w:id="181" w:author="Microsoft Office User" w:date="2019-04-10T21:29:00Z">
        <w:r>
          <w:rPr>
            <w:lang w:eastAsia="en-GB"/>
          </w:rPr>
          <w:t>We went for the ‘less than 4’ methodology</w:t>
        </w:r>
      </w:ins>
      <w:ins w:id="182" w:author="Microsoft Office User" w:date="2019-04-10T21:30:00Z">
        <w:r>
          <w:rPr>
            <w:lang w:eastAsia="en-GB"/>
          </w:rPr>
          <w:t xml:space="preserve"> - e</w:t>
        </w:r>
      </w:ins>
      <w:ins w:id="183" w:author="Microsoft Office User" w:date="2019-04-10T21:29:00Z">
        <w:r>
          <w:rPr>
            <w:lang w:eastAsia="en-GB"/>
          </w:rPr>
          <w:t>veryt</w:t>
        </w:r>
      </w:ins>
      <w:ins w:id="184" w:author="Microsoft Office User" w:date="2019-04-10T21:30:00Z">
        <w:r>
          <w:rPr>
            <w:lang w:eastAsia="en-GB"/>
          </w:rPr>
          <w:t>hi</w:t>
        </w:r>
      </w:ins>
      <w:ins w:id="185" w:author="Microsoft Office User" w:date="2019-04-10T21:29:00Z">
        <w:r>
          <w:rPr>
            <w:lang w:eastAsia="en-GB"/>
          </w:rPr>
          <w:t xml:space="preserve">ng can be down in </w:t>
        </w:r>
      </w:ins>
      <w:ins w:id="186" w:author="Microsoft Office User" w:date="2019-04-10T21:30:00Z">
        <w:r>
          <w:rPr>
            <w:lang w:eastAsia="en-GB"/>
          </w:rPr>
          <w:t xml:space="preserve">4 clicks or less. </w:t>
        </w:r>
      </w:ins>
    </w:p>
    <w:p w14:paraId="21AF0C8A" w14:textId="77777777" w:rsidR="00FF04A6" w:rsidRDefault="00FF04A6" w:rsidP="006800CE">
      <w:pPr>
        <w:rPr>
          <w:lang w:eastAsia="en-GB"/>
        </w:rPr>
      </w:pPr>
    </w:p>
    <w:p w14:paraId="5A35BD2D" w14:textId="77777777" w:rsidR="0043212D" w:rsidRDefault="0043212D" w:rsidP="006800CE">
      <w:pPr>
        <w:rPr>
          <w:lang w:eastAsia="en-GB"/>
        </w:rPr>
      </w:pPr>
    </w:p>
    <w:p w14:paraId="037A6041" w14:textId="0B9B4DFC" w:rsidR="00C112C2" w:rsidRDefault="00C112C2" w:rsidP="00C112C2">
      <w:pPr>
        <w:pStyle w:val="Heading1"/>
        <w:jc w:val="center"/>
        <w:rPr>
          <w:rFonts w:cstheme="majorHAnsi"/>
          <w:b/>
          <w:sz w:val="28"/>
          <w:szCs w:val="28"/>
          <w:lang w:eastAsia="en-GB"/>
        </w:rPr>
      </w:pPr>
      <w:bookmarkStart w:id="187" w:name="_Toc1503578"/>
      <w:r>
        <w:rPr>
          <w:rFonts w:cstheme="majorHAnsi"/>
          <w:b/>
          <w:sz w:val="28"/>
          <w:szCs w:val="28"/>
          <w:lang w:eastAsia="en-GB"/>
        </w:rPr>
        <w:t>Change Management Process</w:t>
      </w:r>
      <w:bookmarkEnd w:id="187"/>
    </w:p>
    <w:p w14:paraId="600B6EE6" w14:textId="116468AE" w:rsidR="00991CD6" w:rsidRDefault="00991CD6" w:rsidP="00991CD6">
      <w:pPr>
        <w:rPr>
          <w:lang w:eastAsia="en-GB"/>
        </w:rPr>
      </w:pPr>
    </w:p>
    <w:p w14:paraId="5F258EC0" w14:textId="0515C01C" w:rsidR="00991CD6" w:rsidRDefault="00991CD6" w:rsidP="00991CD6">
      <w:pPr>
        <w:rPr>
          <w:lang w:eastAsia="en-GB"/>
        </w:rPr>
      </w:pPr>
      <w:r>
        <w:rPr>
          <w:lang w:eastAsia="en-GB"/>
        </w:rPr>
        <w:t xml:space="preserve">The SRS will be modified as the requirements change. These changes can come about from (1) customer feedback (2) feature implantation issues (3) budget (4) external events. These changes will be logged and updated in a new version – will implement the industry standard of version control. These changes will be made by the Product Owner. </w:t>
      </w:r>
    </w:p>
    <w:p w14:paraId="2E77AC2C" w14:textId="4014CEB8" w:rsidR="00991CD6" w:rsidRDefault="00991CD6" w:rsidP="00991CD6">
      <w:pPr>
        <w:rPr>
          <w:lang w:eastAsia="en-GB"/>
        </w:rPr>
      </w:pPr>
    </w:p>
    <w:p w14:paraId="41D4D183" w14:textId="578CEA22" w:rsidR="00C112C2" w:rsidRDefault="00991CD6" w:rsidP="00C112C2">
      <w:pPr>
        <w:rPr>
          <w:lang w:eastAsia="en-GB"/>
        </w:rPr>
      </w:pPr>
      <w:r>
        <w:rPr>
          <w:lang w:eastAsia="en-GB"/>
        </w:rPr>
        <w:t xml:space="preserve">We agree that the team must reach an agreement to change the requirements. It is taken that the current issue of the document is, with the information that we have available, </w:t>
      </w:r>
      <w:r w:rsidR="00AA4367">
        <w:rPr>
          <w:lang w:eastAsia="en-GB"/>
        </w:rPr>
        <w:t>the best ‘action plan’ for producing the product. In order to make the changes, the team will sign off on the changes (those who it affects). This will stand as an agreement.</w:t>
      </w:r>
    </w:p>
    <w:p w14:paraId="327D50E9" w14:textId="21F8994E" w:rsidR="0043212D" w:rsidRDefault="0043212D" w:rsidP="00C112C2">
      <w:pPr>
        <w:rPr>
          <w:lang w:eastAsia="en-GB"/>
        </w:rPr>
      </w:pPr>
    </w:p>
    <w:p w14:paraId="43B7E3DA" w14:textId="21ACAB00" w:rsidR="00AA4367" w:rsidRDefault="00AA4367" w:rsidP="00C112C2">
      <w:pPr>
        <w:rPr>
          <w:lang w:eastAsia="en-GB"/>
        </w:rPr>
      </w:pPr>
    </w:p>
    <w:p w14:paraId="7828D7AE" w14:textId="596BAFC6" w:rsidR="00AA4367" w:rsidRDefault="00AA4367" w:rsidP="00C112C2">
      <w:pPr>
        <w:rPr>
          <w:lang w:eastAsia="en-GB"/>
        </w:rPr>
      </w:pPr>
    </w:p>
    <w:p w14:paraId="13431D98" w14:textId="1A4F17BD" w:rsidR="00D52004" w:rsidRDefault="00D52004" w:rsidP="00C112C2">
      <w:pPr>
        <w:rPr>
          <w:lang w:eastAsia="en-GB"/>
        </w:rPr>
      </w:pPr>
    </w:p>
    <w:p w14:paraId="674E7CEF" w14:textId="491BBD68" w:rsidR="00D52004" w:rsidRDefault="00D52004" w:rsidP="00C112C2">
      <w:pPr>
        <w:rPr>
          <w:lang w:eastAsia="en-GB"/>
        </w:rPr>
      </w:pPr>
    </w:p>
    <w:p w14:paraId="483E1DCA" w14:textId="1209B483" w:rsidR="00D52004" w:rsidRDefault="00D52004" w:rsidP="00C112C2">
      <w:pPr>
        <w:rPr>
          <w:lang w:eastAsia="en-GB"/>
        </w:rPr>
      </w:pPr>
    </w:p>
    <w:p w14:paraId="195ECF2C" w14:textId="653E8CB2" w:rsidR="00D52004" w:rsidRDefault="00D52004" w:rsidP="00C112C2">
      <w:pPr>
        <w:rPr>
          <w:lang w:eastAsia="en-GB"/>
        </w:rPr>
      </w:pPr>
    </w:p>
    <w:p w14:paraId="2BA86DF8" w14:textId="778F8CBF" w:rsidR="00D52004" w:rsidRDefault="00D52004" w:rsidP="00C112C2">
      <w:pPr>
        <w:rPr>
          <w:lang w:eastAsia="en-GB"/>
        </w:rPr>
      </w:pPr>
    </w:p>
    <w:p w14:paraId="59176A6E" w14:textId="725ADF4A" w:rsidR="00D52004" w:rsidRDefault="00D52004" w:rsidP="00C112C2">
      <w:pPr>
        <w:rPr>
          <w:lang w:eastAsia="en-GB"/>
        </w:rPr>
      </w:pPr>
    </w:p>
    <w:p w14:paraId="23351837" w14:textId="46EEB30C" w:rsidR="00D52004" w:rsidRDefault="00D52004" w:rsidP="00C112C2">
      <w:pPr>
        <w:rPr>
          <w:lang w:eastAsia="en-GB"/>
        </w:rPr>
      </w:pPr>
    </w:p>
    <w:p w14:paraId="4E57AE9F" w14:textId="14D2ECBF" w:rsidR="00D52004" w:rsidRDefault="00D52004" w:rsidP="00C112C2">
      <w:pPr>
        <w:rPr>
          <w:lang w:eastAsia="en-GB"/>
        </w:rPr>
      </w:pPr>
    </w:p>
    <w:p w14:paraId="7AD10CD6" w14:textId="40E66973" w:rsidR="00D52004" w:rsidRDefault="00D52004" w:rsidP="00C112C2">
      <w:pPr>
        <w:rPr>
          <w:lang w:eastAsia="en-GB"/>
        </w:rPr>
      </w:pPr>
    </w:p>
    <w:p w14:paraId="6268366B" w14:textId="52FC9850" w:rsidR="00D52004" w:rsidRDefault="00D52004" w:rsidP="00C112C2">
      <w:pPr>
        <w:rPr>
          <w:lang w:eastAsia="en-GB"/>
        </w:rPr>
      </w:pPr>
    </w:p>
    <w:p w14:paraId="794F9C21" w14:textId="35BCD8C3" w:rsidR="002C57F4" w:rsidRDefault="002C57F4" w:rsidP="00C112C2">
      <w:pPr>
        <w:rPr>
          <w:lang w:eastAsia="en-GB"/>
        </w:rPr>
      </w:pPr>
    </w:p>
    <w:p w14:paraId="28D48643" w14:textId="7C2F6E82" w:rsidR="00F12417" w:rsidRDefault="00F12417" w:rsidP="00C112C2">
      <w:pPr>
        <w:rPr>
          <w:lang w:eastAsia="en-GB"/>
        </w:rPr>
      </w:pPr>
    </w:p>
    <w:p w14:paraId="42AF7DF1" w14:textId="617F652F" w:rsidR="00F12417" w:rsidRDefault="00F12417" w:rsidP="00C112C2">
      <w:pPr>
        <w:rPr>
          <w:lang w:eastAsia="en-GB"/>
        </w:rPr>
      </w:pPr>
    </w:p>
    <w:p w14:paraId="6F59A5B8" w14:textId="5D378864" w:rsidR="00F12417" w:rsidRDefault="00F12417" w:rsidP="00C112C2">
      <w:pPr>
        <w:rPr>
          <w:lang w:eastAsia="en-GB"/>
        </w:rPr>
      </w:pPr>
    </w:p>
    <w:p w14:paraId="36784A9B" w14:textId="3FD2F3D3" w:rsidR="00F12417" w:rsidRDefault="00F12417" w:rsidP="00C112C2">
      <w:pPr>
        <w:rPr>
          <w:lang w:eastAsia="en-GB"/>
        </w:rPr>
      </w:pPr>
    </w:p>
    <w:p w14:paraId="1AE0C57D" w14:textId="3C050C1A" w:rsidR="00F12417" w:rsidRDefault="00F12417" w:rsidP="00C112C2">
      <w:pPr>
        <w:rPr>
          <w:lang w:eastAsia="en-GB"/>
        </w:rPr>
      </w:pPr>
    </w:p>
    <w:p w14:paraId="28AE040F" w14:textId="36DE7949" w:rsidR="00F12417" w:rsidRDefault="00F12417" w:rsidP="00C112C2">
      <w:pPr>
        <w:rPr>
          <w:lang w:eastAsia="en-GB"/>
        </w:rPr>
      </w:pPr>
    </w:p>
    <w:p w14:paraId="0FDFA417" w14:textId="77777777" w:rsidR="00F12417" w:rsidRDefault="00F12417" w:rsidP="00C112C2">
      <w:pPr>
        <w:rPr>
          <w:lang w:eastAsia="en-GB"/>
        </w:rPr>
      </w:pPr>
    </w:p>
    <w:p w14:paraId="02750386" w14:textId="5E14D15E" w:rsidR="002C57F4" w:rsidRDefault="002C57F4" w:rsidP="00C112C2">
      <w:pPr>
        <w:rPr>
          <w:lang w:eastAsia="en-GB"/>
        </w:rPr>
      </w:pPr>
    </w:p>
    <w:p w14:paraId="5FB0EB00" w14:textId="21344667" w:rsidR="002C57F4" w:rsidRDefault="002C57F4" w:rsidP="00C112C2">
      <w:pPr>
        <w:rPr>
          <w:lang w:eastAsia="en-GB"/>
        </w:rPr>
      </w:pPr>
    </w:p>
    <w:p w14:paraId="6D7DAA5E" w14:textId="08FDC6E5" w:rsidR="002C57F4" w:rsidRDefault="002C57F4" w:rsidP="00C112C2">
      <w:pPr>
        <w:rPr>
          <w:lang w:eastAsia="en-GB"/>
        </w:rPr>
      </w:pPr>
    </w:p>
    <w:p w14:paraId="0AC404A7" w14:textId="77777777" w:rsidR="002C57F4" w:rsidRDefault="002C57F4" w:rsidP="00C112C2">
      <w:pPr>
        <w:rPr>
          <w:lang w:eastAsia="en-GB"/>
        </w:rPr>
      </w:pPr>
    </w:p>
    <w:p w14:paraId="5B5B4D83" w14:textId="77777777" w:rsidR="00D52004" w:rsidRDefault="00D52004" w:rsidP="00C112C2">
      <w:pPr>
        <w:rPr>
          <w:lang w:eastAsia="en-GB"/>
        </w:rPr>
      </w:pPr>
    </w:p>
    <w:p w14:paraId="52A5C7DA" w14:textId="77777777" w:rsidR="00AA4367" w:rsidRDefault="00AA4367" w:rsidP="00C112C2">
      <w:pPr>
        <w:rPr>
          <w:lang w:eastAsia="en-GB"/>
        </w:rPr>
      </w:pPr>
    </w:p>
    <w:p w14:paraId="56D868D0" w14:textId="77777777" w:rsidR="00537FCB" w:rsidRDefault="00537FCB" w:rsidP="00537FCB">
      <w:pPr>
        <w:pStyle w:val="Heading1"/>
        <w:jc w:val="center"/>
        <w:rPr>
          <w:b/>
          <w:sz w:val="28"/>
          <w:szCs w:val="28"/>
        </w:rPr>
      </w:pPr>
      <w:bookmarkStart w:id="188" w:name="_Toc1503579"/>
      <w:r>
        <w:rPr>
          <w:b/>
          <w:sz w:val="28"/>
          <w:szCs w:val="28"/>
        </w:rPr>
        <w:t>Approval</w:t>
      </w:r>
      <w:bookmarkEnd w:id="188"/>
    </w:p>
    <w:p w14:paraId="4739E7A0" w14:textId="77777777" w:rsidR="00537FCB" w:rsidRDefault="00537FCB" w:rsidP="00537FCB"/>
    <w:p w14:paraId="1377CCD4" w14:textId="77777777" w:rsidR="00537FCB" w:rsidRDefault="00537FCB" w:rsidP="00537FCB">
      <w:r>
        <w:t>The above SRS has been approved by the Product Owner ‘</w:t>
      </w:r>
      <w:r>
        <w:rPr>
          <w:i/>
        </w:rPr>
        <w:t xml:space="preserve">Stephen Keenan’. </w:t>
      </w:r>
      <w:r>
        <w:t>Any queries should be directed at the owner. All information contained in this document is original copyright of CS Technologies. The product developed should be done so for the named client.</w:t>
      </w:r>
    </w:p>
    <w:p w14:paraId="75F9A379" w14:textId="77777777" w:rsidR="00537FCB" w:rsidRDefault="00537FCB" w:rsidP="00537FCB"/>
    <w:p w14:paraId="05015D96" w14:textId="77777777" w:rsidR="00537FCB" w:rsidRDefault="00537FCB" w:rsidP="00537FCB"/>
    <w:p w14:paraId="206FE417" w14:textId="77777777" w:rsidR="00537FCB" w:rsidRDefault="00537FCB" w:rsidP="00537FCB"/>
    <w:p w14:paraId="7F8DFA5A" w14:textId="77777777" w:rsidR="00537FCB" w:rsidRDefault="00537FCB" w:rsidP="00537FCB"/>
    <w:p w14:paraId="04CA5126" w14:textId="77777777" w:rsidR="00537FCB" w:rsidRDefault="00537FCB" w:rsidP="00537FCB"/>
    <w:p w14:paraId="6097DB6C" w14:textId="77777777" w:rsidR="00537FCB" w:rsidRDefault="00537FCB" w:rsidP="00537FCB"/>
    <w:p w14:paraId="3CC9960D" w14:textId="77777777" w:rsidR="00537FCB" w:rsidRDefault="00537FCB" w:rsidP="00537FCB"/>
    <w:p w14:paraId="1C8E4612" w14:textId="77777777" w:rsidR="00537FCB" w:rsidRDefault="00537FCB" w:rsidP="00537FCB">
      <w:r>
        <w:rPr>
          <w:noProof/>
        </w:rPr>
        <mc:AlternateContent>
          <mc:Choice Requires="wps">
            <w:drawing>
              <wp:anchor distT="0" distB="0" distL="114300" distR="114300" simplePos="0" relativeHeight="251671552" behindDoc="0" locked="0" layoutInCell="1" hidden="0" allowOverlap="1" wp14:anchorId="3CCCA41F" wp14:editId="11C10E02">
                <wp:simplePos x="0" y="0"/>
                <wp:positionH relativeFrom="column">
                  <wp:posOffset>-63499</wp:posOffset>
                </wp:positionH>
                <wp:positionV relativeFrom="paragraph">
                  <wp:posOffset>127000</wp:posOffset>
                </wp:positionV>
                <wp:extent cx="1258784" cy="12700"/>
                <wp:effectExtent l="0" t="0" r="0" b="0"/>
                <wp:wrapNone/>
                <wp:docPr id="12" name="Straight Arrow Connector 12"/>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type w14:anchorId="5FF127E6" id="_x0000_t32" coordsize="21600,21600" o:spt="32" o:oned="t" path="m,l21600,21600e" filled="f">
                <v:path arrowok="t" fillok="f" o:connecttype="none"/>
                <o:lock v:ext="edit" shapetype="t"/>
              </v:shapetype>
              <v:shape id="Straight Arrow Connector 12" o:spid="_x0000_s1026" type="#_x0000_t32" style="position:absolute;margin-left:-5pt;margin-top:10pt;width:99.1pt;height: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&#13;&#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72576" behindDoc="0" locked="0" layoutInCell="1" hidden="0" allowOverlap="1" wp14:anchorId="364326EA" wp14:editId="49389DB9">
                <wp:simplePos x="0" y="0"/>
                <wp:positionH relativeFrom="column">
                  <wp:posOffset>2667000</wp:posOffset>
                </wp:positionH>
                <wp:positionV relativeFrom="paragraph">
                  <wp:posOffset>127000</wp:posOffset>
                </wp:positionV>
                <wp:extent cx="1258784" cy="12700"/>
                <wp:effectExtent l="0" t="0" r="0" b="0"/>
                <wp:wrapNone/>
                <wp:docPr id="13" name="Straight Arrow Connector 13"/>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4490FDA" id="Straight Arrow Connector 13" o:spid="_x0000_s1026" type="#_x0000_t32" style="position:absolute;margin-left:210pt;margin-top:10pt;width:99.1pt;height: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" strokecolor="#4472c4 [3204]">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73600" behindDoc="0" locked="0" layoutInCell="1" hidden="0" allowOverlap="1" wp14:anchorId="1C079D53" wp14:editId="6B2B27D5">
                <wp:simplePos x="0" y="0"/>
                <wp:positionH relativeFrom="column">
                  <wp:posOffset>5359400</wp:posOffset>
                </wp:positionH>
                <wp:positionV relativeFrom="paragraph">
                  <wp:posOffset>127000</wp:posOffset>
                </wp:positionV>
                <wp:extent cx="1258784" cy="12700"/>
                <wp:effectExtent l="0" t="0" r="0" b="0"/>
                <wp:wrapNone/>
                <wp:docPr id="14" name="Straight Arrow Connector 14"/>
                <wp:cNvGraphicFramePr/>
                <a:graphic xmlns:a="http://schemas.openxmlformats.org/drawingml/2006/main">
                  <a:graphicData uri="http://schemas.microsoft.com/office/word/2010/wordprocessingShape">
                    <wps:wsp>
                      <wps:cNvCnPr/>
                      <wps:spPr>
                        <a:xfrm>
                          <a:off x="4716608" y="3780000"/>
                          <a:ext cx="1258784"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w:pict>
              <v:shape w14:anchorId="63C6AA1C" id="Straight Arrow Connector 14" o:spid="_x0000_s1026" type="#_x0000_t32" style="position:absolute;margin-left:422pt;margin-top:10pt;width:99.1pt;height: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" strokecolor="#4472c4 [3204]">
                <v:stroke startarrowwidth="narrow" startarrowlength="short" endarrowwidth="narrow" endarrowlength="short" joinstyle="miter"/>
              </v:shape>
            </w:pict>
          </mc:Fallback>
        </mc:AlternateContent>
      </w:r>
    </w:p>
    <w:p w14:paraId="1922CFBF" w14:textId="77777777" w:rsidR="00537FCB" w:rsidRDefault="00537FCB" w:rsidP="00537FCB">
      <w:pPr>
        <w:rPr>
          <w:i/>
        </w:rPr>
      </w:pPr>
      <w:r>
        <w:rPr>
          <w:i/>
        </w:rPr>
        <w:t>Stephen Gaffney</w:t>
      </w:r>
      <w:r>
        <w:rPr>
          <w:i/>
        </w:rPr>
        <w:tab/>
      </w:r>
      <w:r>
        <w:rPr>
          <w:i/>
        </w:rPr>
        <w:tab/>
      </w:r>
      <w:r>
        <w:rPr>
          <w:i/>
        </w:rPr>
        <w:tab/>
      </w:r>
      <w:r>
        <w:rPr>
          <w:i/>
        </w:rPr>
        <w:tab/>
        <w:t xml:space="preserve">      Kerrie Lowe</w:t>
      </w:r>
      <w:r>
        <w:rPr>
          <w:i/>
        </w:rPr>
        <w:tab/>
      </w:r>
      <w:r>
        <w:rPr>
          <w:i/>
        </w:rPr>
        <w:tab/>
      </w:r>
      <w:r>
        <w:rPr>
          <w:i/>
        </w:rPr>
        <w:tab/>
      </w:r>
      <w:r>
        <w:rPr>
          <w:i/>
        </w:rPr>
        <w:tab/>
        <w:t xml:space="preserve">Stephen Keenan </w:t>
      </w:r>
    </w:p>
    <w:p w14:paraId="6788967F" w14:textId="77777777" w:rsidR="00537FCB" w:rsidRDefault="00537FCB" w:rsidP="00537FCB">
      <w:pPr>
        <w:rPr>
          <w:i/>
        </w:rPr>
      </w:pPr>
      <w:r>
        <w:rPr>
          <w:i/>
        </w:rPr>
        <w:t>20th April 2019</w:t>
      </w:r>
      <w:r>
        <w:rPr>
          <w:i/>
        </w:rPr>
        <w:tab/>
      </w:r>
      <w:r>
        <w:rPr>
          <w:i/>
        </w:rPr>
        <w:tab/>
      </w:r>
      <w:r>
        <w:rPr>
          <w:i/>
        </w:rPr>
        <w:tab/>
      </w:r>
      <w:r>
        <w:rPr>
          <w:i/>
        </w:rPr>
        <w:tab/>
        <w:t xml:space="preserve">    20</w:t>
      </w:r>
      <w:r>
        <w:rPr>
          <w:i/>
          <w:vertAlign w:val="superscript"/>
        </w:rPr>
        <w:t>th</w:t>
      </w:r>
      <w:r>
        <w:rPr>
          <w:i/>
        </w:rPr>
        <w:t xml:space="preserve"> April 2019</w:t>
      </w:r>
      <w:r>
        <w:rPr>
          <w:i/>
        </w:rPr>
        <w:tab/>
      </w:r>
      <w:r>
        <w:rPr>
          <w:i/>
        </w:rPr>
        <w:tab/>
      </w:r>
      <w:r>
        <w:rPr>
          <w:i/>
        </w:rPr>
        <w:tab/>
      </w:r>
      <w:r>
        <w:rPr>
          <w:i/>
        </w:rPr>
        <w:tab/>
        <w:t xml:space="preserve"> 20</w:t>
      </w:r>
      <w:r>
        <w:rPr>
          <w:i/>
          <w:vertAlign w:val="superscript"/>
        </w:rPr>
        <w:t>th</w:t>
      </w:r>
      <w:r>
        <w:rPr>
          <w:i/>
        </w:rPr>
        <w:t xml:space="preserve"> April 2019</w:t>
      </w:r>
    </w:p>
    <w:p w14:paraId="7E02643E" w14:textId="77777777" w:rsidR="00537FCB" w:rsidRDefault="00537FCB" w:rsidP="00537FCB">
      <w:pPr>
        <w:rPr>
          <w:b/>
        </w:rPr>
      </w:pPr>
      <w:r>
        <w:rPr>
          <w:b/>
        </w:rPr>
        <w:t xml:space="preserve">          Title</w:t>
      </w:r>
      <w:r>
        <w:rPr>
          <w:b/>
        </w:rPr>
        <w:tab/>
      </w:r>
      <w:r>
        <w:rPr>
          <w:b/>
        </w:rPr>
        <w:tab/>
      </w:r>
      <w:r>
        <w:rPr>
          <w:b/>
        </w:rPr>
        <w:tab/>
      </w:r>
      <w:r>
        <w:rPr>
          <w:b/>
        </w:rPr>
        <w:tab/>
      </w:r>
      <w:r>
        <w:rPr>
          <w:b/>
        </w:rPr>
        <w:tab/>
      </w:r>
      <w:r>
        <w:rPr>
          <w:b/>
        </w:rPr>
        <w:tab/>
      </w:r>
      <w:proofErr w:type="spellStart"/>
      <w:r>
        <w:rPr>
          <w:b/>
        </w:rPr>
        <w:t>Title</w:t>
      </w:r>
      <w:proofErr w:type="spellEnd"/>
      <w:r>
        <w:rPr>
          <w:b/>
        </w:rPr>
        <w:tab/>
      </w:r>
      <w:r>
        <w:rPr>
          <w:b/>
        </w:rPr>
        <w:tab/>
      </w:r>
      <w:r>
        <w:rPr>
          <w:b/>
        </w:rPr>
        <w:tab/>
      </w:r>
      <w:r>
        <w:rPr>
          <w:b/>
        </w:rPr>
        <w:tab/>
      </w:r>
      <w:r>
        <w:rPr>
          <w:b/>
        </w:rPr>
        <w:tab/>
        <w:t xml:space="preserve">            </w:t>
      </w:r>
      <w:proofErr w:type="spellStart"/>
      <w:r>
        <w:rPr>
          <w:b/>
        </w:rPr>
        <w:t>Title</w:t>
      </w:r>
      <w:proofErr w:type="spellEnd"/>
    </w:p>
    <w:p w14:paraId="3EE3260E" w14:textId="60158218" w:rsidR="00C02C1A" w:rsidRDefault="00C02C1A" w:rsidP="00C112C2">
      <w:pPr>
        <w:rPr>
          <w:lang w:eastAsia="en-GB"/>
        </w:rPr>
      </w:pPr>
    </w:p>
    <w:p w14:paraId="342CC2BD" w14:textId="34379557" w:rsidR="00D52004" w:rsidRDefault="00D52004" w:rsidP="00C112C2">
      <w:pPr>
        <w:rPr>
          <w:lang w:eastAsia="en-GB"/>
        </w:rPr>
      </w:pPr>
    </w:p>
    <w:p w14:paraId="53690BC9" w14:textId="7FF60E69" w:rsidR="00D52004" w:rsidRDefault="00D52004" w:rsidP="00C112C2">
      <w:pPr>
        <w:rPr>
          <w:lang w:eastAsia="en-GB"/>
        </w:rPr>
      </w:pPr>
    </w:p>
    <w:p w14:paraId="1C9A3201" w14:textId="647DBE6F" w:rsidR="00D52004" w:rsidRDefault="00D52004" w:rsidP="00C112C2">
      <w:pPr>
        <w:rPr>
          <w:lang w:eastAsia="en-GB"/>
        </w:rPr>
      </w:pPr>
    </w:p>
    <w:p w14:paraId="75775840" w14:textId="11A6AD2C" w:rsidR="00AA4367" w:rsidRDefault="00AA4367" w:rsidP="00C112C2">
      <w:pPr>
        <w:rPr>
          <w:lang w:eastAsia="en-GB"/>
        </w:rPr>
      </w:pPr>
    </w:p>
    <w:p w14:paraId="424E27E8" w14:textId="4B5DCE97" w:rsidR="00F12417" w:rsidRDefault="00F12417" w:rsidP="00C112C2">
      <w:pPr>
        <w:rPr>
          <w:lang w:eastAsia="en-GB"/>
        </w:rPr>
      </w:pPr>
    </w:p>
    <w:p w14:paraId="68CB527E" w14:textId="630E63F1" w:rsidR="00F12417" w:rsidRDefault="00F12417" w:rsidP="00C112C2">
      <w:pPr>
        <w:rPr>
          <w:lang w:eastAsia="en-GB"/>
        </w:rPr>
      </w:pPr>
    </w:p>
    <w:p w14:paraId="3A1CFEE0" w14:textId="14FCF02A" w:rsidR="00F12417" w:rsidRDefault="00F12417" w:rsidP="00C112C2">
      <w:pPr>
        <w:rPr>
          <w:lang w:eastAsia="en-GB"/>
        </w:rPr>
      </w:pPr>
    </w:p>
    <w:p w14:paraId="46963F84" w14:textId="435932B1" w:rsidR="00F12417" w:rsidRDefault="00F12417" w:rsidP="00C112C2">
      <w:pPr>
        <w:rPr>
          <w:lang w:eastAsia="en-GB"/>
        </w:rPr>
      </w:pPr>
    </w:p>
    <w:p w14:paraId="4FFA8CD6" w14:textId="2465559B" w:rsidR="00F12417" w:rsidRDefault="00F12417" w:rsidP="00C112C2">
      <w:pPr>
        <w:rPr>
          <w:lang w:eastAsia="en-GB"/>
        </w:rPr>
      </w:pPr>
    </w:p>
    <w:p w14:paraId="5E91DB5F" w14:textId="1E52EF98" w:rsidR="00F12417" w:rsidRDefault="00F12417" w:rsidP="00C112C2">
      <w:pPr>
        <w:rPr>
          <w:lang w:eastAsia="en-GB"/>
        </w:rPr>
      </w:pPr>
    </w:p>
    <w:p w14:paraId="6EBE55C9" w14:textId="728565B7" w:rsidR="00F12417" w:rsidRDefault="00F12417" w:rsidP="00C112C2">
      <w:pPr>
        <w:rPr>
          <w:lang w:eastAsia="en-GB"/>
        </w:rPr>
      </w:pPr>
    </w:p>
    <w:p w14:paraId="029C0AA8" w14:textId="2E367569" w:rsidR="00F12417" w:rsidRDefault="00F12417" w:rsidP="00C112C2">
      <w:pPr>
        <w:rPr>
          <w:lang w:eastAsia="en-GB"/>
        </w:rPr>
      </w:pPr>
    </w:p>
    <w:p w14:paraId="7A430C57" w14:textId="10D111CF" w:rsidR="00F12417" w:rsidRDefault="00F12417" w:rsidP="00C112C2">
      <w:pPr>
        <w:rPr>
          <w:lang w:eastAsia="en-GB"/>
        </w:rPr>
      </w:pPr>
    </w:p>
    <w:p w14:paraId="3FA4DFE8" w14:textId="72D8DBAD" w:rsidR="00F12417" w:rsidRDefault="00F12417" w:rsidP="00C112C2">
      <w:pPr>
        <w:rPr>
          <w:lang w:eastAsia="en-GB"/>
        </w:rPr>
      </w:pPr>
    </w:p>
    <w:p w14:paraId="04707CA7" w14:textId="6A6ACF6F" w:rsidR="007D59A5" w:rsidRDefault="007D59A5" w:rsidP="00C112C2">
      <w:pPr>
        <w:rPr>
          <w:lang w:eastAsia="en-GB"/>
        </w:rPr>
      </w:pPr>
    </w:p>
    <w:p w14:paraId="1EA4BB14" w14:textId="30A9BB5E" w:rsidR="007D59A5" w:rsidRDefault="007D59A5" w:rsidP="00C112C2">
      <w:pPr>
        <w:rPr>
          <w:lang w:eastAsia="en-GB"/>
        </w:rPr>
      </w:pPr>
    </w:p>
    <w:p w14:paraId="7A85DB76" w14:textId="7C4147A8" w:rsidR="007D59A5" w:rsidRDefault="007D59A5" w:rsidP="00C112C2">
      <w:pPr>
        <w:rPr>
          <w:lang w:eastAsia="en-GB"/>
        </w:rPr>
      </w:pPr>
    </w:p>
    <w:p w14:paraId="6F66F9BB" w14:textId="77777777" w:rsidR="007D59A5" w:rsidRDefault="007D59A5" w:rsidP="00C112C2">
      <w:pPr>
        <w:rPr>
          <w:lang w:eastAsia="en-GB"/>
        </w:rPr>
      </w:pPr>
    </w:p>
    <w:p w14:paraId="341BA486" w14:textId="6D206484" w:rsidR="00F12417" w:rsidRDefault="00F12417" w:rsidP="00C112C2">
      <w:pPr>
        <w:rPr>
          <w:lang w:eastAsia="en-GB"/>
        </w:rPr>
      </w:pPr>
    </w:p>
    <w:p w14:paraId="0EBD0FCC" w14:textId="77777777" w:rsidR="00F12417" w:rsidRDefault="00F12417" w:rsidP="00C112C2">
      <w:pPr>
        <w:rPr>
          <w:lang w:eastAsia="en-GB"/>
        </w:rPr>
      </w:pPr>
    </w:p>
    <w:p w14:paraId="0F38B4FF" w14:textId="438DCA31" w:rsidR="00C112C2" w:rsidRDefault="00C112C2" w:rsidP="00C112C2">
      <w:pPr>
        <w:pStyle w:val="Heading1"/>
        <w:jc w:val="center"/>
        <w:rPr>
          <w:rFonts w:cstheme="majorHAnsi"/>
          <w:b/>
          <w:sz w:val="28"/>
          <w:szCs w:val="28"/>
          <w:lang w:eastAsia="en-GB"/>
        </w:rPr>
      </w:pPr>
      <w:bookmarkStart w:id="189" w:name="_Toc1503580"/>
      <w:r>
        <w:rPr>
          <w:rFonts w:cstheme="majorHAnsi"/>
          <w:b/>
          <w:sz w:val="28"/>
          <w:szCs w:val="28"/>
          <w:lang w:eastAsia="en-GB"/>
        </w:rPr>
        <w:t>Appendix</w:t>
      </w:r>
      <w:bookmarkEnd w:id="189"/>
    </w:p>
    <w:p w14:paraId="319299A3" w14:textId="601CC1E7" w:rsidR="004E5F3D" w:rsidRPr="004E5F3D" w:rsidRDefault="004E5F3D" w:rsidP="004E5F3D">
      <w:pPr>
        <w:rPr>
          <w:color w:val="FF0000"/>
          <w:lang w:eastAsia="en-GB"/>
        </w:rPr>
      </w:pPr>
    </w:p>
    <w:p w14:paraId="376094C9" w14:textId="457E9931" w:rsidR="00C112C2" w:rsidRDefault="00F04D71" w:rsidP="00C112C2">
      <w:pPr>
        <w:rPr>
          <w:b/>
          <w:color w:val="000000" w:themeColor="text1"/>
          <w:lang w:eastAsia="en-GB"/>
        </w:rPr>
      </w:pPr>
      <w:r>
        <w:rPr>
          <w:b/>
          <w:color w:val="000000" w:themeColor="text1"/>
          <w:lang w:eastAsia="en-GB"/>
        </w:rPr>
        <w:t>Appendix 1</w:t>
      </w:r>
      <w:r w:rsidR="00397613">
        <w:rPr>
          <w:b/>
          <w:color w:val="000000" w:themeColor="text1"/>
          <w:lang w:eastAsia="en-GB"/>
        </w:rPr>
        <w:t>:</w:t>
      </w:r>
      <w:r>
        <w:rPr>
          <w:b/>
          <w:color w:val="000000" w:themeColor="text1"/>
          <w:lang w:eastAsia="en-GB"/>
        </w:rPr>
        <w:t xml:space="preserve"> </w:t>
      </w:r>
      <w:r w:rsidRPr="001C7C05">
        <w:rPr>
          <w:color w:val="000000" w:themeColor="text1"/>
          <w:lang w:eastAsia="en-GB"/>
        </w:rPr>
        <w:t>User Story</w:t>
      </w:r>
    </w:p>
    <w:p w14:paraId="334F800C" w14:textId="77777777" w:rsidR="007D59A5" w:rsidRDefault="007D59A5" w:rsidP="00C112C2">
      <w:pPr>
        <w:rPr>
          <w:b/>
          <w:color w:val="000000" w:themeColor="text1"/>
          <w:lang w:eastAsia="en-GB"/>
        </w:rPr>
      </w:pPr>
    </w:p>
    <w:p w14:paraId="693B903C" w14:textId="3A458EF4" w:rsidR="00F04D71" w:rsidRDefault="00537FCB" w:rsidP="007D59A5">
      <w:pPr>
        <w:jc w:val="center"/>
        <w:rPr>
          <w:b/>
          <w:color w:val="000000" w:themeColor="text1"/>
          <w:lang w:eastAsia="en-GB"/>
        </w:rPr>
      </w:pPr>
      <w:r>
        <w:rPr>
          <w:b/>
          <w:noProof/>
          <w:color w:val="000000"/>
        </w:rPr>
        <w:lastRenderedPageBreak/>
        <w:drawing>
          <wp:inline distT="0" distB="0" distL="0" distR="0" wp14:anchorId="1989FCA9" wp14:editId="1966BDF8">
            <wp:extent cx="5107259" cy="3830444"/>
            <wp:effectExtent l="0" t="0" r="0" b="508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2-19 at 10.29.38 AM.jpeg"/>
                    <pic:cNvPicPr/>
                  </pic:nvPicPr>
                  <pic:blipFill>
                    <a:blip r:embed="rId11">
                      <a:extLst>
                        <a:ext uri="{28A0092B-C50C-407E-A947-70E740481C1C}">
                          <a14:useLocalDpi xmlns:a14="http://schemas.microsoft.com/office/drawing/2010/main" val="0"/>
                        </a:ext>
                      </a:extLst>
                    </a:blip>
                    <a:stretch>
                      <a:fillRect/>
                    </a:stretch>
                  </pic:blipFill>
                  <pic:spPr>
                    <a:xfrm>
                      <a:off x="0" y="0"/>
                      <a:ext cx="5113830" cy="3835372"/>
                    </a:xfrm>
                    <a:prstGeom prst="rect">
                      <a:avLst/>
                    </a:prstGeom>
                  </pic:spPr>
                </pic:pic>
              </a:graphicData>
            </a:graphic>
          </wp:inline>
        </w:drawing>
      </w:r>
    </w:p>
    <w:p w14:paraId="5065320A" w14:textId="54905F6E" w:rsidR="00881058" w:rsidRDefault="00881058" w:rsidP="00F12417">
      <w:pPr>
        <w:jc w:val="center"/>
        <w:rPr>
          <w:b/>
          <w:color w:val="000000" w:themeColor="text1"/>
          <w:lang w:eastAsia="en-GB"/>
        </w:rPr>
      </w:pPr>
    </w:p>
    <w:p w14:paraId="41A9EE14" w14:textId="77777777" w:rsidR="00397613" w:rsidRDefault="00397613" w:rsidP="00F12417">
      <w:pPr>
        <w:jc w:val="center"/>
        <w:rPr>
          <w:b/>
          <w:color w:val="000000" w:themeColor="text1"/>
          <w:lang w:eastAsia="en-GB"/>
        </w:rPr>
      </w:pPr>
    </w:p>
    <w:p w14:paraId="618138A6" w14:textId="240502E0" w:rsidR="007D59A5" w:rsidRDefault="00881058" w:rsidP="00881058">
      <w:pPr>
        <w:rPr>
          <w:b/>
          <w:color w:val="000000" w:themeColor="text1"/>
          <w:lang w:eastAsia="en-GB"/>
        </w:rPr>
      </w:pPr>
      <w:r>
        <w:rPr>
          <w:b/>
          <w:color w:val="000000" w:themeColor="text1"/>
          <w:lang w:eastAsia="en-GB"/>
        </w:rPr>
        <w:t>Appendix 2</w:t>
      </w:r>
      <w:r w:rsidR="00397613">
        <w:rPr>
          <w:b/>
          <w:color w:val="000000" w:themeColor="text1"/>
          <w:lang w:eastAsia="en-GB"/>
        </w:rPr>
        <w:t xml:space="preserve">: </w:t>
      </w:r>
      <w:r w:rsidRPr="001C7C05">
        <w:rPr>
          <w:color w:val="000000" w:themeColor="text1"/>
          <w:lang w:eastAsia="en-GB"/>
        </w:rPr>
        <w:t>Table</w:t>
      </w:r>
      <w:r w:rsidR="00397613" w:rsidRPr="001C7C05">
        <w:rPr>
          <w:color w:val="000000" w:themeColor="text1"/>
          <w:lang w:eastAsia="en-GB"/>
        </w:rPr>
        <w:t xml:space="preserve"> Properties</w:t>
      </w:r>
    </w:p>
    <w:p w14:paraId="50C5095E" w14:textId="77777777" w:rsidR="007D59A5" w:rsidRDefault="007D59A5" w:rsidP="00881058">
      <w:pPr>
        <w:rPr>
          <w:b/>
          <w:color w:val="000000" w:themeColor="text1"/>
          <w:lang w:eastAsia="en-GB"/>
        </w:rPr>
      </w:pPr>
    </w:p>
    <w:tbl>
      <w:tblPr>
        <w:tblpPr w:leftFromText="180" w:rightFromText="180" w:vertAnchor="text" w:horzAnchor="margin" w:tblpY="110"/>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2566"/>
        <w:gridCol w:w="3915"/>
      </w:tblGrid>
      <w:tr w:rsidR="007D59A5" w14:paraId="5E1EABC5" w14:textId="77777777" w:rsidTr="007D59A5">
        <w:trPr>
          <w:trHeight w:val="440"/>
        </w:trPr>
        <w:tc>
          <w:tcPr>
            <w:tcW w:w="10336" w:type="dxa"/>
            <w:gridSpan w:val="3"/>
            <w:shd w:val="clear" w:color="auto" w:fill="BDD7EE"/>
            <w:vAlign w:val="center"/>
          </w:tcPr>
          <w:p w14:paraId="3E019785"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Table Name: Weather</w:t>
            </w:r>
          </w:p>
        </w:tc>
      </w:tr>
      <w:tr w:rsidR="007D59A5" w14:paraId="7E3D59C9" w14:textId="77777777" w:rsidTr="007D59A5">
        <w:trPr>
          <w:trHeight w:val="440"/>
        </w:trPr>
        <w:tc>
          <w:tcPr>
            <w:tcW w:w="3855" w:type="dxa"/>
            <w:vAlign w:val="center"/>
          </w:tcPr>
          <w:p w14:paraId="59B0985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6" w:type="dxa"/>
            <w:vAlign w:val="center"/>
          </w:tcPr>
          <w:p w14:paraId="66D0C0B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15" w:type="dxa"/>
            <w:vAlign w:val="center"/>
          </w:tcPr>
          <w:p w14:paraId="717DB2B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7D59A5" w14:paraId="707B65A0" w14:textId="77777777" w:rsidTr="007D59A5">
        <w:trPr>
          <w:trHeight w:val="420"/>
        </w:trPr>
        <w:tc>
          <w:tcPr>
            <w:tcW w:w="3855" w:type="dxa"/>
            <w:vAlign w:val="center"/>
          </w:tcPr>
          <w:p w14:paraId="12AA6F6E"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6" w:type="dxa"/>
            <w:vAlign w:val="center"/>
          </w:tcPr>
          <w:p w14:paraId="2F8188BB"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15" w:type="dxa"/>
            <w:vAlign w:val="center"/>
          </w:tcPr>
          <w:p w14:paraId="17674980"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Primary Key)</w:t>
            </w:r>
          </w:p>
        </w:tc>
      </w:tr>
      <w:tr w:rsidR="007D59A5" w14:paraId="7072D228" w14:textId="77777777" w:rsidTr="007D59A5">
        <w:trPr>
          <w:trHeight w:val="440"/>
        </w:trPr>
        <w:tc>
          <w:tcPr>
            <w:tcW w:w="3855" w:type="dxa"/>
            <w:vAlign w:val="center"/>
          </w:tcPr>
          <w:p w14:paraId="48F698D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location</w:t>
            </w:r>
          </w:p>
        </w:tc>
        <w:tc>
          <w:tcPr>
            <w:tcW w:w="2566" w:type="dxa"/>
            <w:vAlign w:val="center"/>
          </w:tcPr>
          <w:p w14:paraId="37518722"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Location</w:t>
            </w:r>
          </w:p>
        </w:tc>
        <w:tc>
          <w:tcPr>
            <w:tcW w:w="3915" w:type="dxa"/>
            <w:vAlign w:val="center"/>
          </w:tcPr>
          <w:p w14:paraId="4DB9EAD5"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30)</w:t>
            </w:r>
          </w:p>
        </w:tc>
      </w:tr>
      <w:tr w:rsidR="007D59A5" w14:paraId="26EE2F3D" w14:textId="77777777" w:rsidTr="007D59A5">
        <w:trPr>
          <w:trHeight w:val="420"/>
        </w:trPr>
        <w:tc>
          <w:tcPr>
            <w:tcW w:w="3855" w:type="dxa"/>
            <w:vAlign w:val="center"/>
          </w:tcPr>
          <w:p w14:paraId="7FF52E21"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2566" w:type="dxa"/>
            <w:vAlign w:val="center"/>
          </w:tcPr>
          <w:p w14:paraId="7BF7B3E0"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3915" w:type="dxa"/>
            <w:vAlign w:val="center"/>
          </w:tcPr>
          <w:p w14:paraId="68BC9D5F" w14:textId="77777777" w:rsidR="007D59A5" w:rsidRDefault="007D59A5" w:rsidP="007D59A5">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7D59A5" w14:paraId="3CCB7767" w14:textId="77777777" w:rsidTr="007D59A5">
        <w:trPr>
          <w:trHeight w:val="440"/>
        </w:trPr>
        <w:tc>
          <w:tcPr>
            <w:tcW w:w="3855" w:type="dxa"/>
            <w:vAlign w:val="center"/>
          </w:tcPr>
          <w:p w14:paraId="1A96F5F4"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2566" w:type="dxa"/>
            <w:vAlign w:val="center"/>
          </w:tcPr>
          <w:p w14:paraId="2C664D5C"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3915" w:type="dxa"/>
            <w:vAlign w:val="center"/>
          </w:tcPr>
          <w:p w14:paraId="6BB29358" w14:textId="77777777" w:rsidR="007D59A5" w:rsidRDefault="007D59A5" w:rsidP="007D59A5">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20)</w:t>
            </w:r>
          </w:p>
        </w:tc>
      </w:tr>
    </w:tbl>
    <w:p w14:paraId="4BD9C9A0" w14:textId="7D18D60A" w:rsidR="00881058" w:rsidRDefault="00881058" w:rsidP="00881058">
      <w:pPr>
        <w:rPr>
          <w:b/>
          <w:color w:val="000000" w:themeColor="text1"/>
          <w:lang w:eastAsia="en-GB"/>
        </w:rPr>
      </w:pP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5"/>
        <w:gridCol w:w="2566"/>
        <w:gridCol w:w="3915"/>
      </w:tblGrid>
      <w:tr w:rsidR="00537FCB" w14:paraId="042137DD" w14:textId="77777777" w:rsidTr="00EE3378">
        <w:trPr>
          <w:trHeight w:val="440"/>
        </w:trPr>
        <w:tc>
          <w:tcPr>
            <w:tcW w:w="10336" w:type="dxa"/>
            <w:gridSpan w:val="3"/>
            <w:shd w:val="clear" w:color="auto" w:fill="BDD7EE"/>
            <w:vAlign w:val="center"/>
          </w:tcPr>
          <w:p w14:paraId="049C882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 xml:space="preserve">Table Name: </w:t>
            </w:r>
            <w:proofErr w:type="spellStart"/>
            <w:r>
              <w:rPr>
                <w:rFonts w:ascii="Times New Roman" w:eastAsia="Times New Roman" w:hAnsi="Times New Roman" w:cs="Times New Roman"/>
                <w:b/>
                <w:color w:val="000000"/>
                <w:u w:val="single"/>
              </w:rPr>
              <w:t>StaticData</w:t>
            </w:r>
            <w:proofErr w:type="spellEnd"/>
          </w:p>
        </w:tc>
      </w:tr>
      <w:tr w:rsidR="00537FCB" w14:paraId="2129D90D" w14:textId="77777777" w:rsidTr="00EE3378">
        <w:trPr>
          <w:trHeight w:val="440"/>
        </w:trPr>
        <w:tc>
          <w:tcPr>
            <w:tcW w:w="3855" w:type="dxa"/>
            <w:vAlign w:val="center"/>
          </w:tcPr>
          <w:p w14:paraId="0968C30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6" w:type="dxa"/>
            <w:vAlign w:val="center"/>
          </w:tcPr>
          <w:p w14:paraId="130E775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15" w:type="dxa"/>
            <w:vAlign w:val="center"/>
          </w:tcPr>
          <w:p w14:paraId="2D0483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537FCB" w14:paraId="75435678" w14:textId="77777777" w:rsidTr="00EE3378">
        <w:trPr>
          <w:trHeight w:val="420"/>
        </w:trPr>
        <w:tc>
          <w:tcPr>
            <w:tcW w:w="3855" w:type="dxa"/>
            <w:vAlign w:val="center"/>
          </w:tcPr>
          <w:p w14:paraId="5D7890E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6" w:type="dxa"/>
            <w:vAlign w:val="center"/>
          </w:tcPr>
          <w:p w14:paraId="755CBFB1"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15" w:type="dxa"/>
            <w:vAlign w:val="center"/>
          </w:tcPr>
          <w:p w14:paraId="0232E33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Primary Key)</w:t>
            </w:r>
          </w:p>
        </w:tc>
      </w:tr>
      <w:tr w:rsidR="00537FCB" w14:paraId="327126FC" w14:textId="77777777" w:rsidTr="00EE3378">
        <w:trPr>
          <w:trHeight w:val="440"/>
        </w:trPr>
        <w:tc>
          <w:tcPr>
            <w:tcW w:w="3855" w:type="dxa"/>
            <w:vAlign w:val="center"/>
          </w:tcPr>
          <w:p w14:paraId="3359413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2566" w:type="dxa"/>
            <w:vAlign w:val="center"/>
          </w:tcPr>
          <w:p w14:paraId="0227C30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3915" w:type="dxa"/>
            <w:vAlign w:val="center"/>
          </w:tcPr>
          <w:p w14:paraId="4A72D56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80)</w:t>
            </w:r>
          </w:p>
        </w:tc>
      </w:tr>
      <w:tr w:rsidR="00537FCB" w14:paraId="3BA31C6D" w14:textId="77777777" w:rsidTr="00EE3378">
        <w:trPr>
          <w:trHeight w:val="420"/>
        </w:trPr>
        <w:tc>
          <w:tcPr>
            <w:tcW w:w="3855" w:type="dxa"/>
            <w:vAlign w:val="center"/>
          </w:tcPr>
          <w:p w14:paraId="39F1713B"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address</w:t>
            </w:r>
          </w:p>
        </w:tc>
        <w:tc>
          <w:tcPr>
            <w:tcW w:w="2566" w:type="dxa"/>
            <w:vAlign w:val="center"/>
          </w:tcPr>
          <w:p w14:paraId="7E91BC8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Address</w:t>
            </w:r>
          </w:p>
        </w:tc>
        <w:tc>
          <w:tcPr>
            <w:tcW w:w="3915" w:type="dxa"/>
            <w:vAlign w:val="center"/>
          </w:tcPr>
          <w:p w14:paraId="37FB3814" w14:textId="77777777" w:rsidR="00537FCB" w:rsidRDefault="00537FCB" w:rsidP="00EE3378">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537FCB" w14:paraId="0CCBF0C6" w14:textId="77777777" w:rsidTr="00EE3378">
        <w:trPr>
          <w:trHeight w:val="440"/>
        </w:trPr>
        <w:tc>
          <w:tcPr>
            <w:tcW w:w="3855" w:type="dxa"/>
            <w:vAlign w:val="center"/>
          </w:tcPr>
          <w:p w14:paraId="7B864E2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latitude</w:t>
            </w:r>
          </w:p>
        </w:tc>
        <w:tc>
          <w:tcPr>
            <w:tcW w:w="2566" w:type="dxa"/>
            <w:vAlign w:val="center"/>
          </w:tcPr>
          <w:p w14:paraId="6A71E03F"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Latitude</w:t>
            </w:r>
          </w:p>
        </w:tc>
        <w:tc>
          <w:tcPr>
            <w:tcW w:w="3915" w:type="dxa"/>
            <w:vAlign w:val="center"/>
          </w:tcPr>
          <w:p w14:paraId="2DB4D13E"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Float</w:t>
            </w:r>
          </w:p>
        </w:tc>
      </w:tr>
      <w:tr w:rsidR="00537FCB" w14:paraId="7CBCF12F" w14:textId="77777777" w:rsidTr="00EE3378">
        <w:trPr>
          <w:trHeight w:val="420"/>
        </w:trPr>
        <w:tc>
          <w:tcPr>
            <w:tcW w:w="3855" w:type="dxa"/>
            <w:vAlign w:val="center"/>
          </w:tcPr>
          <w:p w14:paraId="06E086B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longitude </w:t>
            </w:r>
          </w:p>
        </w:tc>
        <w:tc>
          <w:tcPr>
            <w:tcW w:w="2566" w:type="dxa"/>
            <w:vAlign w:val="center"/>
          </w:tcPr>
          <w:p w14:paraId="6E9CE97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Longitude</w:t>
            </w:r>
          </w:p>
        </w:tc>
        <w:tc>
          <w:tcPr>
            <w:tcW w:w="3915" w:type="dxa"/>
            <w:vAlign w:val="center"/>
          </w:tcPr>
          <w:p w14:paraId="14B4F23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Float</w:t>
            </w:r>
          </w:p>
        </w:tc>
      </w:tr>
    </w:tbl>
    <w:p w14:paraId="3CD83272" w14:textId="3814813A" w:rsidR="00881058" w:rsidRDefault="00881058" w:rsidP="00881058">
      <w:pPr>
        <w:rPr>
          <w:b/>
          <w:color w:val="000000" w:themeColor="text1"/>
          <w:lang w:eastAsia="en-GB"/>
        </w:rPr>
      </w:pPr>
    </w:p>
    <w:tbl>
      <w:tblPr>
        <w:tblW w:w="10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50"/>
        <w:gridCol w:w="2561"/>
        <w:gridCol w:w="3907"/>
      </w:tblGrid>
      <w:tr w:rsidR="00537FCB" w14:paraId="3DAD4F5A" w14:textId="77777777" w:rsidTr="00EE3378">
        <w:trPr>
          <w:trHeight w:val="420"/>
        </w:trPr>
        <w:tc>
          <w:tcPr>
            <w:tcW w:w="10318" w:type="dxa"/>
            <w:gridSpan w:val="3"/>
            <w:shd w:val="clear" w:color="auto" w:fill="BDD7EE"/>
            <w:vAlign w:val="center"/>
          </w:tcPr>
          <w:p w14:paraId="101CD89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 xml:space="preserve">Table Name: </w:t>
            </w:r>
            <w:proofErr w:type="spellStart"/>
            <w:r>
              <w:rPr>
                <w:rFonts w:ascii="Times New Roman" w:eastAsia="Times New Roman" w:hAnsi="Times New Roman" w:cs="Times New Roman"/>
                <w:b/>
                <w:color w:val="000000"/>
                <w:u w:val="single"/>
              </w:rPr>
              <w:t>DynamicData</w:t>
            </w:r>
            <w:proofErr w:type="spellEnd"/>
          </w:p>
        </w:tc>
      </w:tr>
      <w:tr w:rsidR="00537FCB" w14:paraId="65930F9B" w14:textId="77777777" w:rsidTr="00EE3378">
        <w:trPr>
          <w:trHeight w:val="420"/>
        </w:trPr>
        <w:tc>
          <w:tcPr>
            <w:tcW w:w="3850" w:type="dxa"/>
            <w:vAlign w:val="center"/>
          </w:tcPr>
          <w:p w14:paraId="3CCA024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Field Name</w:t>
            </w:r>
          </w:p>
        </w:tc>
        <w:tc>
          <w:tcPr>
            <w:tcW w:w="2561" w:type="dxa"/>
            <w:vAlign w:val="center"/>
          </w:tcPr>
          <w:p w14:paraId="2CC5CAF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Caption</w:t>
            </w:r>
          </w:p>
        </w:tc>
        <w:tc>
          <w:tcPr>
            <w:tcW w:w="3907" w:type="dxa"/>
            <w:vAlign w:val="center"/>
          </w:tcPr>
          <w:p w14:paraId="3B090F0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b/>
                <w:color w:val="000000"/>
                <w:sz w:val="22"/>
                <w:szCs w:val="22"/>
                <w:u w:val="single"/>
              </w:rPr>
              <w:t>Data Type</w:t>
            </w:r>
          </w:p>
        </w:tc>
      </w:tr>
      <w:tr w:rsidR="00537FCB" w14:paraId="7403B71A" w14:textId="77777777" w:rsidTr="00EE3378">
        <w:trPr>
          <w:trHeight w:val="380"/>
        </w:trPr>
        <w:tc>
          <w:tcPr>
            <w:tcW w:w="3850" w:type="dxa"/>
            <w:vAlign w:val="center"/>
          </w:tcPr>
          <w:p w14:paraId="55CA9BC0"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2561" w:type="dxa"/>
            <w:vAlign w:val="center"/>
          </w:tcPr>
          <w:p w14:paraId="58C60AE9"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Number</w:t>
            </w:r>
          </w:p>
        </w:tc>
        <w:tc>
          <w:tcPr>
            <w:tcW w:w="3907" w:type="dxa"/>
            <w:vAlign w:val="center"/>
          </w:tcPr>
          <w:p w14:paraId="409D77A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Primary Key)</w:t>
            </w:r>
          </w:p>
        </w:tc>
      </w:tr>
      <w:tr w:rsidR="00537FCB" w14:paraId="0AA59329" w14:textId="77777777" w:rsidTr="00EE3378">
        <w:trPr>
          <w:trHeight w:val="380"/>
        </w:trPr>
        <w:tc>
          <w:tcPr>
            <w:tcW w:w="3850" w:type="dxa"/>
            <w:vAlign w:val="center"/>
          </w:tcPr>
          <w:p w14:paraId="4D9449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day</w:t>
            </w:r>
          </w:p>
        </w:tc>
        <w:tc>
          <w:tcPr>
            <w:tcW w:w="2561" w:type="dxa"/>
            <w:vAlign w:val="center"/>
          </w:tcPr>
          <w:p w14:paraId="4CC8DA9B"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Day</w:t>
            </w:r>
          </w:p>
        </w:tc>
        <w:tc>
          <w:tcPr>
            <w:tcW w:w="3907" w:type="dxa"/>
            <w:vAlign w:val="center"/>
          </w:tcPr>
          <w:p w14:paraId="5077452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INT ()</w:t>
            </w:r>
          </w:p>
        </w:tc>
      </w:tr>
      <w:tr w:rsidR="00537FCB" w14:paraId="19EE6867" w14:textId="77777777" w:rsidTr="00EE3378">
        <w:trPr>
          <w:trHeight w:val="380"/>
        </w:trPr>
        <w:tc>
          <w:tcPr>
            <w:tcW w:w="3850" w:type="dxa"/>
            <w:vAlign w:val="center"/>
          </w:tcPr>
          <w:p w14:paraId="0D0B4E2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2561" w:type="dxa"/>
            <w:vAlign w:val="center"/>
          </w:tcPr>
          <w:p w14:paraId="05C137B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Time</w:t>
            </w:r>
          </w:p>
        </w:tc>
        <w:tc>
          <w:tcPr>
            <w:tcW w:w="3907" w:type="dxa"/>
            <w:vAlign w:val="center"/>
          </w:tcPr>
          <w:p w14:paraId="6082EDE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0DFAC30E" w14:textId="77777777" w:rsidTr="00EE3378">
        <w:trPr>
          <w:trHeight w:val="420"/>
        </w:trPr>
        <w:tc>
          <w:tcPr>
            <w:tcW w:w="3850" w:type="dxa"/>
            <w:vAlign w:val="center"/>
          </w:tcPr>
          <w:p w14:paraId="6A27FFF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2561" w:type="dxa"/>
            <w:vAlign w:val="center"/>
          </w:tcPr>
          <w:p w14:paraId="1B92E08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Name</w:t>
            </w:r>
          </w:p>
        </w:tc>
        <w:tc>
          <w:tcPr>
            <w:tcW w:w="3907" w:type="dxa"/>
            <w:vAlign w:val="center"/>
          </w:tcPr>
          <w:p w14:paraId="6CBC46F3"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 xml:space="preserve"> (80)</w:t>
            </w:r>
          </w:p>
        </w:tc>
      </w:tr>
      <w:tr w:rsidR="00537FCB" w14:paraId="67B43CC9" w14:textId="77777777" w:rsidTr="00EE3378">
        <w:trPr>
          <w:trHeight w:val="380"/>
        </w:trPr>
        <w:tc>
          <w:tcPr>
            <w:tcW w:w="3850" w:type="dxa"/>
            <w:vAlign w:val="center"/>
          </w:tcPr>
          <w:p w14:paraId="68199D6A"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Status</w:t>
            </w:r>
          </w:p>
        </w:tc>
        <w:tc>
          <w:tcPr>
            <w:tcW w:w="2561" w:type="dxa"/>
            <w:vAlign w:val="center"/>
          </w:tcPr>
          <w:p w14:paraId="39B8E79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Status</w:t>
            </w:r>
          </w:p>
        </w:tc>
        <w:tc>
          <w:tcPr>
            <w:tcW w:w="3907" w:type="dxa"/>
            <w:vAlign w:val="center"/>
          </w:tcPr>
          <w:p w14:paraId="05995DE8" w14:textId="77777777" w:rsidR="00537FCB" w:rsidRDefault="00537FCB" w:rsidP="00EE3378">
            <w:pPr>
              <w:pBdr>
                <w:top w:val="nil"/>
                <w:left w:val="nil"/>
                <w:bottom w:val="nil"/>
                <w:right w:val="nil"/>
                <w:between w:val="nil"/>
              </w:pBdr>
              <w:spacing w:line="276" w:lineRule="auto"/>
              <w:ind w:left="720" w:hanging="720"/>
              <w:jc w:val="center"/>
              <w:rPr>
                <w:rFonts w:ascii="Times New Roman" w:eastAsia="Times New Roman" w:hAnsi="Times New Roman" w:cs="Times New Roman"/>
                <w:color w:val="000000"/>
                <w:sz w:val="22"/>
                <w:szCs w:val="22"/>
              </w:rPr>
            </w:pPr>
            <w:proofErr w:type="spellStart"/>
            <w:proofErr w:type="gramStart"/>
            <w:r>
              <w:rPr>
                <w:rFonts w:ascii="Times New Roman" w:eastAsia="Times New Roman" w:hAnsi="Times New Roman" w:cs="Times New Roman"/>
                <w:color w:val="000000"/>
                <w:sz w:val="22"/>
                <w:szCs w:val="22"/>
              </w:rPr>
              <w:t>VarChar</w:t>
            </w:r>
            <w:proofErr w:type="spellEnd"/>
            <w:r>
              <w:rPr>
                <w:rFonts w:ascii="Times New Roman" w:eastAsia="Times New Roman" w:hAnsi="Times New Roman" w:cs="Times New Roman"/>
                <w:color w:val="000000"/>
                <w:sz w:val="22"/>
                <w:szCs w:val="22"/>
              </w:rPr>
              <w:t>(</w:t>
            </w:r>
            <w:proofErr w:type="gramEnd"/>
            <w:r>
              <w:rPr>
                <w:rFonts w:ascii="Times New Roman" w:eastAsia="Times New Roman" w:hAnsi="Times New Roman" w:cs="Times New Roman"/>
                <w:color w:val="000000"/>
                <w:sz w:val="22"/>
                <w:szCs w:val="22"/>
              </w:rPr>
              <w:t>20)</w:t>
            </w:r>
          </w:p>
        </w:tc>
      </w:tr>
      <w:tr w:rsidR="00537FCB" w14:paraId="1A7EA487" w14:textId="77777777" w:rsidTr="00EE3378">
        <w:trPr>
          <w:trHeight w:val="420"/>
        </w:trPr>
        <w:tc>
          <w:tcPr>
            <w:tcW w:w="3850" w:type="dxa"/>
            <w:vAlign w:val="center"/>
          </w:tcPr>
          <w:p w14:paraId="088CCB0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bike_stand</w:t>
            </w:r>
            <w:proofErr w:type="spellEnd"/>
          </w:p>
        </w:tc>
        <w:tc>
          <w:tcPr>
            <w:tcW w:w="2561" w:type="dxa"/>
            <w:vAlign w:val="center"/>
          </w:tcPr>
          <w:p w14:paraId="1C54B2FE"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Bike Stands</w:t>
            </w:r>
          </w:p>
        </w:tc>
        <w:tc>
          <w:tcPr>
            <w:tcW w:w="3907" w:type="dxa"/>
            <w:vAlign w:val="center"/>
          </w:tcPr>
          <w:p w14:paraId="786374A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39DA3B8E" w14:textId="77777777" w:rsidTr="00EE3378">
        <w:trPr>
          <w:trHeight w:val="380"/>
        </w:trPr>
        <w:tc>
          <w:tcPr>
            <w:tcW w:w="3850" w:type="dxa"/>
            <w:vAlign w:val="center"/>
          </w:tcPr>
          <w:p w14:paraId="077A86B8"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available_bikes</w:t>
            </w:r>
            <w:proofErr w:type="spellEnd"/>
            <w:r>
              <w:rPr>
                <w:rFonts w:ascii="Times New Roman" w:eastAsia="Times New Roman" w:hAnsi="Times New Roman" w:cs="Times New Roman"/>
                <w:color w:val="000000"/>
                <w:sz w:val="22"/>
                <w:szCs w:val="22"/>
              </w:rPr>
              <w:t xml:space="preserve"> </w:t>
            </w:r>
          </w:p>
        </w:tc>
        <w:tc>
          <w:tcPr>
            <w:tcW w:w="2561" w:type="dxa"/>
            <w:vAlign w:val="center"/>
          </w:tcPr>
          <w:p w14:paraId="028EF2C0"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 Bikes</w:t>
            </w:r>
          </w:p>
        </w:tc>
        <w:tc>
          <w:tcPr>
            <w:tcW w:w="3907" w:type="dxa"/>
            <w:vAlign w:val="center"/>
          </w:tcPr>
          <w:p w14:paraId="4103622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34B5EF43" w14:textId="77777777" w:rsidTr="00EE3378">
        <w:trPr>
          <w:trHeight w:val="420"/>
        </w:trPr>
        <w:tc>
          <w:tcPr>
            <w:tcW w:w="3850" w:type="dxa"/>
            <w:vAlign w:val="center"/>
          </w:tcPr>
          <w:p w14:paraId="042B93F3"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available_stands</w:t>
            </w:r>
            <w:proofErr w:type="spellEnd"/>
          </w:p>
        </w:tc>
        <w:tc>
          <w:tcPr>
            <w:tcW w:w="2561" w:type="dxa"/>
            <w:vAlign w:val="center"/>
          </w:tcPr>
          <w:p w14:paraId="16D79132"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Available Stands</w:t>
            </w:r>
          </w:p>
        </w:tc>
        <w:tc>
          <w:tcPr>
            <w:tcW w:w="3907" w:type="dxa"/>
            <w:vAlign w:val="center"/>
          </w:tcPr>
          <w:p w14:paraId="66E9DC51"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167568BC" w14:textId="77777777" w:rsidTr="00EE3378">
        <w:trPr>
          <w:trHeight w:val="420"/>
        </w:trPr>
        <w:tc>
          <w:tcPr>
            <w:tcW w:w="3850" w:type="dxa"/>
            <w:vAlign w:val="center"/>
          </w:tcPr>
          <w:p w14:paraId="42A89D07"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spellStart"/>
            <w:r>
              <w:rPr>
                <w:rFonts w:ascii="Times New Roman" w:eastAsia="Times New Roman" w:hAnsi="Times New Roman" w:cs="Times New Roman"/>
                <w:color w:val="000000"/>
                <w:sz w:val="22"/>
                <w:szCs w:val="22"/>
              </w:rPr>
              <w:t>last_update</w:t>
            </w:r>
            <w:proofErr w:type="spellEnd"/>
          </w:p>
        </w:tc>
        <w:tc>
          <w:tcPr>
            <w:tcW w:w="2561" w:type="dxa"/>
            <w:vAlign w:val="center"/>
          </w:tcPr>
          <w:p w14:paraId="599CFE84"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Last Update</w:t>
            </w:r>
          </w:p>
        </w:tc>
        <w:tc>
          <w:tcPr>
            <w:tcW w:w="3907" w:type="dxa"/>
            <w:vAlign w:val="center"/>
          </w:tcPr>
          <w:p w14:paraId="76DCFA26"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INT(</w:t>
            </w:r>
            <w:proofErr w:type="gramEnd"/>
            <w:r>
              <w:rPr>
                <w:rFonts w:ascii="Times New Roman" w:eastAsia="Times New Roman" w:hAnsi="Times New Roman" w:cs="Times New Roman"/>
                <w:color w:val="000000"/>
                <w:sz w:val="22"/>
                <w:szCs w:val="22"/>
              </w:rPr>
              <w:t>)</w:t>
            </w:r>
          </w:p>
        </w:tc>
      </w:tr>
      <w:tr w:rsidR="00537FCB" w14:paraId="063BF84C" w14:textId="77777777" w:rsidTr="00EE3378">
        <w:trPr>
          <w:trHeight w:val="420"/>
        </w:trPr>
        <w:tc>
          <w:tcPr>
            <w:tcW w:w="3850" w:type="dxa"/>
            <w:vAlign w:val="center"/>
          </w:tcPr>
          <w:p w14:paraId="313FC18D"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banking</w:t>
            </w:r>
          </w:p>
        </w:tc>
        <w:tc>
          <w:tcPr>
            <w:tcW w:w="2561" w:type="dxa"/>
            <w:vAlign w:val="center"/>
          </w:tcPr>
          <w:p w14:paraId="75F0FC1C"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Banking</w:t>
            </w:r>
          </w:p>
        </w:tc>
        <w:tc>
          <w:tcPr>
            <w:tcW w:w="3907" w:type="dxa"/>
            <w:vAlign w:val="center"/>
          </w:tcPr>
          <w:p w14:paraId="3904BFB9" w14:textId="77777777" w:rsidR="00537FCB" w:rsidRDefault="00537FCB" w:rsidP="00EE3378">
            <w:pPr>
              <w:pBdr>
                <w:top w:val="nil"/>
                <w:left w:val="nil"/>
                <w:bottom w:val="nil"/>
                <w:right w:val="nil"/>
                <w:between w:val="nil"/>
              </w:pBdr>
              <w:spacing w:line="276" w:lineRule="auto"/>
              <w:ind w:hanging="720"/>
              <w:jc w:val="center"/>
              <w:rPr>
                <w:rFonts w:ascii="Times New Roman" w:eastAsia="Times New Roman" w:hAnsi="Times New Roman" w:cs="Times New Roman"/>
                <w:color w:val="000000"/>
                <w:sz w:val="22"/>
                <w:szCs w:val="22"/>
              </w:rPr>
            </w:pPr>
            <w:proofErr w:type="gramStart"/>
            <w:r>
              <w:rPr>
                <w:rFonts w:ascii="Times New Roman" w:eastAsia="Times New Roman" w:hAnsi="Times New Roman" w:cs="Times New Roman"/>
                <w:color w:val="000000"/>
                <w:sz w:val="22"/>
                <w:szCs w:val="22"/>
              </w:rPr>
              <w:t>Bool(</w:t>
            </w:r>
            <w:proofErr w:type="gramEnd"/>
            <w:r>
              <w:rPr>
                <w:rFonts w:ascii="Times New Roman" w:eastAsia="Times New Roman" w:hAnsi="Times New Roman" w:cs="Times New Roman"/>
                <w:color w:val="000000"/>
                <w:sz w:val="22"/>
                <w:szCs w:val="22"/>
              </w:rPr>
              <w:t>)</w:t>
            </w:r>
          </w:p>
        </w:tc>
      </w:tr>
    </w:tbl>
    <w:p w14:paraId="05AE7074" w14:textId="77777777" w:rsidR="00537FCB" w:rsidRDefault="00537FCB" w:rsidP="00881058">
      <w:pPr>
        <w:rPr>
          <w:b/>
          <w:color w:val="000000" w:themeColor="text1"/>
          <w:lang w:eastAsia="en-GB"/>
        </w:rPr>
      </w:pPr>
    </w:p>
    <w:p w14:paraId="78F41591" w14:textId="5DEBCD61" w:rsidR="000769DE" w:rsidDel="00EB73D4" w:rsidRDefault="000769DE" w:rsidP="00881058">
      <w:pPr>
        <w:rPr>
          <w:del w:id="190" w:author="Microsoft Office User" w:date="2019-02-19T21:17:00Z"/>
          <w:b/>
          <w:color w:val="000000" w:themeColor="text1"/>
          <w:lang w:eastAsia="en-GB"/>
        </w:rPr>
      </w:pPr>
    </w:p>
    <w:p w14:paraId="794D1991" w14:textId="649364FE" w:rsidR="000769DE" w:rsidDel="00EB73D4" w:rsidRDefault="007D59A5" w:rsidP="00881058">
      <w:pPr>
        <w:rPr>
          <w:del w:id="191" w:author="Microsoft Office User" w:date="2019-02-19T21:17:00Z"/>
          <w:b/>
          <w:color w:val="000000" w:themeColor="text1"/>
          <w:lang w:eastAsia="en-GB"/>
        </w:rPr>
      </w:pPr>
      <w:del w:id="192" w:author="Microsoft Office User" w:date="2019-02-19T21:17:00Z">
        <w:r w:rsidDel="00EB73D4">
          <w:rPr>
            <w:b/>
            <w:color w:val="000000" w:themeColor="text1"/>
            <w:lang w:eastAsia="en-GB"/>
          </w:rPr>
          <w:delText>Appendix 3</w:delText>
        </w:r>
        <w:r w:rsidR="00397613" w:rsidDel="00EB73D4">
          <w:rPr>
            <w:b/>
            <w:color w:val="000000" w:themeColor="text1"/>
            <w:lang w:eastAsia="en-GB"/>
          </w:rPr>
          <w:delText>:</w:delText>
        </w:r>
        <w:r w:rsidDel="00EB73D4">
          <w:rPr>
            <w:b/>
            <w:color w:val="000000" w:themeColor="text1"/>
            <w:lang w:eastAsia="en-GB"/>
          </w:rPr>
          <w:delText xml:space="preserve"> </w:delText>
        </w:r>
        <w:r w:rsidRPr="001C7C05" w:rsidDel="00EB73D4">
          <w:rPr>
            <w:color w:val="000000" w:themeColor="text1"/>
            <w:lang w:eastAsia="en-GB"/>
          </w:rPr>
          <w:delText>System Architecture</w:delText>
        </w:r>
      </w:del>
    </w:p>
    <w:p w14:paraId="5D67F5E8" w14:textId="05965D5D" w:rsidR="007D59A5" w:rsidDel="00EB73D4" w:rsidRDefault="007D59A5" w:rsidP="00881058">
      <w:pPr>
        <w:rPr>
          <w:del w:id="193" w:author="Microsoft Office User" w:date="2019-02-19T21:17:00Z"/>
          <w:b/>
          <w:color w:val="000000" w:themeColor="text1"/>
          <w:lang w:eastAsia="en-GB"/>
        </w:rPr>
      </w:pPr>
    </w:p>
    <w:p w14:paraId="6DB1412C" w14:textId="74885A46" w:rsidR="007D59A5" w:rsidDel="00EB73D4" w:rsidRDefault="007D59A5" w:rsidP="00881058">
      <w:pPr>
        <w:rPr>
          <w:del w:id="194" w:author="Microsoft Office User" w:date="2019-02-19T21:17:00Z"/>
          <w:b/>
          <w:color w:val="000000" w:themeColor="text1"/>
          <w:lang w:eastAsia="en-GB"/>
        </w:rPr>
      </w:pPr>
      <w:del w:id="195" w:author="Microsoft Office User" w:date="2019-02-19T21:17:00Z">
        <w:r w:rsidDel="00EB73D4">
          <w:rPr>
            <w:b/>
            <w:noProof/>
            <w:color w:val="000000" w:themeColor="text1"/>
            <w:lang w:eastAsia="en-GB"/>
          </w:rPr>
          <w:drawing>
            <wp:inline distT="0" distB="0" distL="0" distR="0" wp14:anchorId="2ACD2726" wp14:editId="160F242F">
              <wp:extent cx="6642100" cy="358203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ystemArch.png"/>
                      <pic:cNvPicPr/>
                    </pic:nvPicPr>
                    <pic:blipFill>
                      <a:blip r:embed="rId12">
                        <a:extLst>
                          <a:ext uri="{28A0092B-C50C-407E-A947-70E740481C1C}">
                            <a14:useLocalDpi xmlns:a14="http://schemas.microsoft.com/office/drawing/2010/main" val="0"/>
                          </a:ext>
                        </a:extLst>
                      </a:blip>
                      <a:stretch>
                        <a:fillRect/>
                      </a:stretch>
                    </pic:blipFill>
                    <pic:spPr>
                      <a:xfrm>
                        <a:off x="0" y="0"/>
                        <a:ext cx="6642100" cy="3582035"/>
                      </a:xfrm>
                      <a:prstGeom prst="rect">
                        <a:avLst/>
                      </a:prstGeom>
                    </pic:spPr>
                  </pic:pic>
                </a:graphicData>
              </a:graphic>
            </wp:inline>
          </w:drawing>
        </w:r>
      </w:del>
    </w:p>
    <w:p w14:paraId="7E6F9BC8" w14:textId="1AB84B9C" w:rsidR="00397613" w:rsidRDefault="00397613" w:rsidP="00881058">
      <w:pPr>
        <w:rPr>
          <w:b/>
          <w:color w:val="000000" w:themeColor="text1"/>
          <w:lang w:eastAsia="en-GB"/>
        </w:rPr>
      </w:pPr>
    </w:p>
    <w:p w14:paraId="1B2A828A" w14:textId="186E0A2F" w:rsidR="006D58AB" w:rsidRDefault="00397613" w:rsidP="00881058">
      <w:pPr>
        <w:rPr>
          <w:ins w:id="196" w:author="Microsoft Office User" w:date="2019-04-10T21:31:00Z"/>
          <w:color w:val="000000" w:themeColor="text1"/>
          <w:lang w:eastAsia="en-GB"/>
        </w:rPr>
      </w:pPr>
      <w:r>
        <w:rPr>
          <w:b/>
          <w:color w:val="000000" w:themeColor="text1"/>
          <w:lang w:eastAsia="en-GB"/>
        </w:rPr>
        <w:t xml:space="preserve">Appendix 4: </w:t>
      </w:r>
      <w:r w:rsidRPr="001C7C05">
        <w:rPr>
          <w:color w:val="000000" w:themeColor="text1"/>
          <w:lang w:eastAsia="en-GB"/>
        </w:rPr>
        <w:t>Burndown Chart</w:t>
      </w:r>
      <w:r w:rsidR="00BA6D8B">
        <w:rPr>
          <w:color w:val="000000" w:themeColor="text1"/>
          <w:lang w:eastAsia="en-GB"/>
        </w:rPr>
        <w:t xml:space="preserve"> </w:t>
      </w:r>
      <w:del w:id="197" w:author="Microsoft Office User" w:date="2019-04-10T21:32:00Z">
        <w:r w:rsidR="00BA6D8B" w:rsidRPr="00BA6D8B" w:rsidDel="006D58AB">
          <w:rPr>
            <w:color w:val="000000" w:themeColor="text1"/>
            <w:highlight w:val="yellow"/>
            <w:lang w:eastAsia="en-GB"/>
          </w:rPr>
          <w:delText>TO-DO</w:delText>
        </w:r>
      </w:del>
    </w:p>
    <w:p w14:paraId="22D015A2" w14:textId="77777777" w:rsidR="006D58AB" w:rsidRDefault="006D58AB" w:rsidP="00881058">
      <w:pPr>
        <w:rPr>
          <w:ins w:id="198" w:author="Microsoft Office User" w:date="2019-04-10T21:31:00Z"/>
          <w:color w:val="000000" w:themeColor="text1"/>
          <w:lang w:eastAsia="en-GB"/>
        </w:rPr>
      </w:pPr>
    </w:p>
    <w:p w14:paraId="2B394E34" w14:textId="48DEB4EF" w:rsidR="00397613" w:rsidRPr="00C02C1A" w:rsidRDefault="006D58AB" w:rsidP="00881058">
      <w:pPr>
        <w:rPr>
          <w:b/>
          <w:color w:val="000000" w:themeColor="text1"/>
          <w:lang w:eastAsia="en-GB"/>
        </w:rPr>
      </w:pPr>
      <w:ins w:id="199" w:author="Microsoft Office User" w:date="2019-04-10T21:31:00Z">
        <w:r>
          <w:rPr>
            <w:b/>
            <w:noProof/>
            <w:color w:val="000000" w:themeColor="text1"/>
            <w:lang w:eastAsia="en-GB"/>
          </w:rPr>
          <w:drawing>
            <wp:inline distT="0" distB="0" distL="0" distR="0" wp14:anchorId="6632F032" wp14:editId="4DFA5593">
              <wp:extent cx="6597650" cy="3709127"/>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0 at 21.31.23.png"/>
                      <pic:cNvPicPr/>
                    </pic:nvPicPr>
                    <pic:blipFill>
                      <a:blip r:embed="rId13">
                        <a:extLst>
                          <a:ext uri="{28A0092B-C50C-407E-A947-70E740481C1C}">
                            <a14:useLocalDpi xmlns:a14="http://schemas.microsoft.com/office/drawing/2010/main" val="0"/>
                          </a:ext>
                        </a:extLst>
                      </a:blip>
                      <a:stretch>
                        <a:fillRect/>
                      </a:stretch>
                    </pic:blipFill>
                    <pic:spPr>
                      <a:xfrm>
                        <a:off x="0" y="0"/>
                        <a:ext cx="6614244" cy="3718456"/>
                      </a:xfrm>
                      <a:prstGeom prst="rect">
                        <a:avLst/>
                      </a:prstGeom>
                    </pic:spPr>
                  </pic:pic>
                </a:graphicData>
              </a:graphic>
            </wp:inline>
          </w:drawing>
        </w:r>
      </w:ins>
    </w:p>
    <w:sectPr w:rsidR="00397613" w:rsidRPr="00C02C1A" w:rsidSect="00F91DDE">
      <w:footerReference w:type="even" r:id="rId14"/>
      <w:footerReference w:type="default" r:id="rId15"/>
      <w:footerReference w:type="first" r:id="rId16"/>
      <w:pgSz w:w="11900" w:h="16840"/>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B274F" w14:textId="77777777" w:rsidR="00501D90" w:rsidRDefault="00501D90" w:rsidP="00150D6B">
      <w:r>
        <w:separator/>
      </w:r>
    </w:p>
  </w:endnote>
  <w:endnote w:type="continuationSeparator" w:id="0">
    <w:p w14:paraId="7392D3A9" w14:textId="77777777" w:rsidR="00501D90" w:rsidRDefault="00501D90" w:rsidP="00150D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082A1" w14:textId="77777777" w:rsidR="00EE3378" w:rsidRDefault="00EE3378"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845292" w14:textId="77777777" w:rsidR="00EE3378" w:rsidRDefault="00EE3378" w:rsidP="00C445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135FC" w14:textId="77777777" w:rsidR="00EE3378" w:rsidRDefault="00EE3378"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F5595D0" w14:textId="77777777" w:rsidR="00EE3378" w:rsidRDefault="00EE3378" w:rsidP="00C4455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0BE9B6" w14:textId="77777777" w:rsidR="00EE3378" w:rsidRDefault="00EE3378" w:rsidP="00F91DD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C119EAB" w14:textId="77777777" w:rsidR="00EE3378" w:rsidRDefault="00EE3378" w:rsidP="00F91DDE">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C0B1E" w14:textId="77777777" w:rsidR="00501D90" w:rsidRDefault="00501D90" w:rsidP="00150D6B">
      <w:r>
        <w:separator/>
      </w:r>
    </w:p>
  </w:footnote>
  <w:footnote w:type="continuationSeparator" w:id="0">
    <w:p w14:paraId="78BB8B7C" w14:textId="77777777" w:rsidR="00501D90" w:rsidRDefault="00501D90" w:rsidP="00150D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F684F"/>
    <w:multiLevelType w:val="hybridMultilevel"/>
    <w:tmpl w:val="E948EF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D354B"/>
    <w:multiLevelType w:val="multilevel"/>
    <w:tmpl w:val="79A04FF0"/>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 w15:restartNumberingAfterBreak="0">
    <w:nsid w:val="1CBC00BB"/>
    <w:multiLevelType w:val="hybridMultilevel"/>
    <w:tmpl w:val="A69C5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A3D3E"/>
    <w:multiLevelType w:val="hybridMultilevel"/>
    <w:tmpl w:val="559828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A33B93"/>
    <w:multiLevelType w:val="hybridMultilevel"/>
    <w:tmpl w:val="EDEAE3D4"/>
    <w:lvl w:ilvl="0" w:tplc="0409000F">
      <w:start w:val="1"/>
      <w:numFmt w:val="decimal"/>
      <w:lvlText w:val="%1."/>
      <w:lvlJc w:val="left"/>
      <w:pPr>
        <w:ind w:left="720" w:hanging="360"/>
      </w:pPr>
    </w:lvl>
    <w:lvl w:ilvl="1" w:tplc="BB6E191C">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3762ED"/>
    <w:multiLevelType w:val="multilevel"/>
    <w:tmpl w:val="C9FA1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1D7C19"/>
    <w:multiLevelType w:val="hybridMultilevel"/>
    <w:tmpl w:val="470A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1C0E81"/>
    <w:multiLevelType w:val="multilevel"/>
    <w:tmpl w:val="43649F56"/>
    <w:lvl w:ilvl="0">
      <w:start w:val="1"/>
      <w:numFmt w:val="bullet"/>
      <w:lvlText w:val="o"/>
      <w:lvlJc w:val="left"/>
      <w:pPr>
        <w:ind w:left="1080" w:hanging="360"/>
      </w:pPr>
      <w:rPr>
        <w:rFonts w:ascii="Courier New" w:hAnsi="Courier New" w:cs="Courier New" w:hint="default"/>
        <w:u w:val="none"/>
      </w:rPr>
    </w:lvl>
    <w:lvl w:ilvl="1">
      <w:start w:val="1"/>
      <w:numFmt w:val="bullet"/>
      <w:lvlText w:val="o"/>
      <w:lvlJc w:val="left"/>
      <w:pPr>
        <w:ind w:left="1440" w:hanging="360"/>
      </w:pPr>
      <w:rPr>
        <w:rFonts w:ascii="Courier New" w:hAnsi="Courier New" w:cs="Courier New"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54460A"/>
    <w:multiLevelType w:val="multilevel"/>
    <w:tmpl w:val="31D0858A"/>
    <w:lvl w:ilvl="0">
      <w:start w:val="1"/>
      <w:numFmt w:val="bullet"/>
      <w:lvlText w:val="●"/>
      <w:lvlJc w:val="left"/>
      <w:pPr>
        <w:ind w:left="720" w:hanging="360"/>
      </w:pPr>
      <w:rPr>
        <w:color w:val="000000" w:themeColor="text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75250B"/>
    <w:multiLevelType w:val="multilevel"/>
    <w:tmpl w:val="86AAB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FF7B96"/>
    <w:multiLevelType w:val="hybridMultilevel"/>
    <w:tmpl w:val="F12A93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756C92"/>
    <w:multiLevelType w:val="multilevel"/>
    <w:tmpl w:val="B22A7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F70FC7"/>
    <w:multiLevelType w:val="multilevel"/>
    <w:tmpl w:val="DAE2C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C36BD7"/>
    <w:multiLevelType w:val="multilevel"/>
    <w:tmpl w:val="BED0A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E7A005D"/>
    <w:multiLevelType w:val="hybridMultilevel"/>
    <w:tmpl w:val="34807F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684B14"/>
    <w:multiLevelType w:val="multilevel"/>
    <w:tmpl w:val="EFE23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F47101"/>
    <w:multiLevelType w:val="hybridMultilevel"/>
    <w:tmpl w:val="C1DA4C3C"/>
    <w:lvl w:ilvl="0" w:tplc="2BC8E5A4">
      <w:start w:val="1"/>
      <w:numFmt w:val="decimal"/>
      <w:lvlText w:val="%1."/>
      <w:lvlJc w:val="left"/>
      <w:pPr>
        <w:ind w:left="720" w:hanging="360"/>
      </w:pPr>
      <w:rPr>
        <w:b w:val="0"/>
      </w:rPr>
    </w:lvl>
    <w:lvl w:ilvl="1" w:tplc="284A0EBC">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C9564C"/>
    <w:multiLevelType w:val="multilevel"/>
    <w:tmpl w:val="7FD243DA"/>
    <w:lvl w:ilvl="0">
      <w:start w:val="1"/>
      <w:numFmt w:val="bullet"/>
      <w:lvlText w:val="●"/>
      <w:lvlJc w:val="left"/>
      <w:pPr>
        <w:ind w:left="720" w:hanging="360"/>
      </w:pPr>
      <w:rPr>
        <w:color w:val="000000" w:themeColor="text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3B87AD6"/>
    <w:multiLevelType w:val="hybridMultilevel"/>
    <w:tmpl w:val="8BB2C4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5E863DF"/>
    <w:multiLevelType w:val="hybridMultilevel"/>
    <w:tmpl w:val="48766C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EB457A2"/>
    <w:multiLevelType w:val="hybridMultilevel"/>
    <w:tmpl w:val="110A2BDA"/>
    <w:lvl w:ilvl="0" w:tplc="0409000F">
      <w:start w:val="1"/>
      <w:numFmt w:val="decimal"/>
      <w:lvlText w:val="%1."/>
      <w:lvlJc w:val="left"/>
      <w:pPr>
        <w:ind w:left="720" w:hanging="360"/>
      </w:pPr>
    </w:lvl>
    <w:lvl w:ilvl="1" w:tplc="AA26FCD8">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F81497"/>
    <w:multiLevelType w:val="hybridMultilevel"/>
    <w:tmpl w:val="450EB5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E835634"/>
    <w:multiLevelType w:val="hybridMultilevel"/>
    <w:tmpl w:val="DA9C5524"/>
    <w:lvl w:ilvl="0" w:tplc="0409000F">
      <w:start w:val="1"/>
      <w:numFmt w:val="decimal"/>
      <w:lvlText w:val="%1."/>
      <w:lvlJc w:val="left"/>
      <w:pPr>
        <w:ind w:left="720" w:hanging="360"/>
      </w:pPr>
    </w:lvl>
    <w:lvl w:ilvl="1" w:tplc="BB6E191C">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C92723"/>
    <w:multiLevelType w:val="multilevel"/>
    <w:tmpl w:val="4BB60234"/>
    <w:lvl w:ilvl="0">
      <w:start w:val="1"/>
      <w:numFmt w:val="decimal"/>
      <w:lvlText w:val="%1."/>
      <w:lvlJc w:val="left"/>
      <w:pPr>
        <w:ind w:left="720" w:hanging="360"/>
      </w:pPr>
      <w:rPr>
        <w:rFonts w:ascii="Calibri" w:eastAsia="Calibri" w:hAnsi="Calibri" w:cs="Calibri"/>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7A30557"/>
    <w:multiLevelType w:val="hybridMultilevel"/>
    <w:tmpl w:val="1EFAC2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BE0027C"/>
    <w:multiLevelType w:val="multilevel"/>
    <w:tmpl w:val="210E8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4"/>
  </w:num>
  <w:num w:numId="3">
    <w:abstractNumId w:val="22"/>
  </w:num>
  <w:num w:numId="4">
    <w:abstractNumId w:val="20"/>
  </w:num>
  <w:num w:numId="5">
    <w:abstractNumId w:val="1"/>
  </w:num>
  <w:num w:numId="6">
    <w:abstractNumId w:val="23"/>
  </w:num>
  <w:num w:numId="7">
    <w:abstractNumId w:val="14"/>
  </w:num>
  <w:num w:numId="8">
    <w:abstractNumId w:val="2"/>
  </w:num>
  <w:num w:numId="9">
    <w:abstractNumId w:val="10"/>
  </w:num>
  <w:num w:numId="10">
    <w:abstractNumId w:val="21"/>
  </w:num>
  <w:num w:numId="11">
    <w:abstractNumId w:val="19"/>
  </w:num>
  <w:num w:numId="12">
    <w:abstractNumId w:val="18"/>
  </w:num>
  <w:num w:numId="13">
    <w:abstractNumId w:val="24"/>
  </w:num>
  <w:num w:numId="14">
    <w:abstractNumId w:val="3"/>
  </w:num>
  <w:num w:numId="15">
    <w:abstractNumId w:val="7"/>
  </w:num>
  <w:num w:numId="16">
    <w:abstractNumId w:val="13"/>
  </w:num>
  <w:num w:numId="17">
    <w:abstractNumId w:val="8"/>
  </w:num>
  <w:num w:numId="18">
    <w:abstractNumId w:val="15"/>
  </w:num>
  <w:num w:numId="19">
    <w:abstractNumId w:val="25"/>
  </w:num>
  <w:num w:numId="20">
    <w:abstractNumId w:val="9"/>
  </w:num>
  <w:num w:numId="21">
    <w:abstractNumId w:val="17"/>
  </w:num>
  <w:num w:numId="22">
    <w:abstractNumId w:val="12"/>
  </w:num>
  <w:num w:numId="23">
    <w:abstractNumId w:val="5"/>
  </w:num>
  <w:num w:numId="24">
    <w:abstractNumId w:val="11"/>
  </w:num>
  <w:num w:numId="25">
    <w:abstractNumId w:val="0"/>
  </w:num>
  <w:num w:numId="26">
    <w:abstractNumId w:val="6"/>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EDC"/>
    <w:rsid w:val="00000CBE"/>
    <w:rsid w:val="00003376"/>
    <w:rsid w:val="00024AF2"/>
    <w:rsid w:val="00032E33"/>
    <w:rsid w:val="00044A9C"/>
    <w:rsid w:val="00046DCF"/>
    <w:rsid w:val="00054923"/>
    <w:rsid w:val="00061E29"/>
    <w:rsid w:val="00062ED6"/>
    <w:rsid w:val="00064E2C"/>
    <w:rsid w:val="0006732F"/>
    <w:rsid w:val="000708C8"/>
    <w:rsid w:val="00071DD6"/>
    <w:rsid w:val="000769DE"/>
    <w:rsid w:val="00082A81"/>
    <w:rsid w:val="000865B0"/>
    <w:rsid w:val="0009149A"/>
    <w:rsid w:val="000A3CF3"/>
    <w:rsid w:val="000B29DA"/>
    <w:rsid w:val="000B461C"/>
    <w:rsid w:val="000C1D5F"/>
    <w:rsid w:val="000D23E1"/>
    <w:rsid w:val="000D2B10"/>
    <w:rsid w:val="000D60B6"/>
    <w:rsid w:val="000D651C"/>
    <w:rsid w:val="000F7456"/>
    <w:rsid w:val="000F7A8E"/>
    <w:rsid w:val="00132B34"/>
    <w:rsid w:val="00140A5C"/>
    <w:rsid w:val="00146E21"/>
    <w:rsid w:val="00150D6B"/>
    <w:rsid w:val="0016024B"/>
    <w:rsid w:val="001602B6"/>
    <w:rsid w:val="0016087D"/>
    <w:rsid w:val="00182A4B"/>
    <w:rsid w:val="00193BA2"/>
    <w:rsid w:val="0019743E"/>
    <w:rsid w:val="00197C0F"/>
    <w:rsid w:val="001A0225"/>
    <w:rsid w:val="001A462D"/>
    <w:rsid w:val="001C1FD7"/>
    <w:rsid w:val="001C384D"/>
    <w:rsid w:val="001C3A37"/>
    <w:rsid w:val="001C3C89"/>
    <w:rsid w:val="001C7C05"/>
    <w:rsid w:val="001D1DC3"/>
    <w:rsid w:val="001E2EF7"/>
    <w:rsid w:val="001F3F7E"/>
    <w:rsid w:val="00205651"/>
    <w:rsid w:val="002071CD"/>
    <w:rsid w:val="002124CB"/>
    <w:rsid w:val="00212701"/>
    <w:rsid w:val="00220340"/>
    <w:rsid w:val="00227A86"/>
    <w:rsid w:val="0023251D"/>
    <w:rsid w:val="00260F11"/>
    <w:rsid w:val="00261043"/>
    <w:rsid w:val="002B3C60"/>
    <w:rsid w:val="002C14EA"/>
    <w:rsid w:val="002C2082"/>
    <w:rsid w:val="002C2B66"/>
    <w:rsid w:val="002C57F4"/>
    <w:rsid w:val="002E620C"/>
    <w:rsid w:val="002F45B6"/>
    <w:rsid w:val="003034CF"/>
    <w:rsid w:val="003064EF"/>
    <w:rsid w:val="00314B8C"/>
    <w:rsid w:val="00327A1C"/>
    <w:rsid w:val="00343F84"/>
    <w:rsid w:val="00350672"/>
    <w:rsid w:val="003538C0"/>
    <w:rsid w:val="00355121"/>
    <w:rsid w:val="00372E0A"/>
    <w:rsid w:val="003733AB"/>
    <w:rsid w:val="00384827"/>
    <w:rsid w:val="00391E95"/>
    <w:rsid w:val="00397613"/>
    <w:rsid w:val="003A1046"/>
    <w:rsid w:val="003A5152"/>
    <w:rsid w:val="003B467B"/>
    <w:rsid w:val="003C0956"/>
    <w:rsid w:val="003D3B8F"/>
    <w:rsid w:val="003D4098"/>
    <w:rsid w:val="003F1E22"/>
    <w:rsid w:val="003F2A7D"/>
    <w:rsid w:val="003F458A"/>
    <w:rsid w:val="00427734"/>
    <w:rsid w:val="0043212D"/>
    <w:rsid w:val="00435246"/>
    <w:rsid w:val="00435433"/>
    <w:rsid w:val="00442C2F"/>
    <w:rsid w:val="004553F1"/>
    <w:rsid w:val="004573BA"/>
    <w:rsid w:val="00480A86"/>
    <w:rsid w:val="00486E0C"/>
    <w:rsid w:val="0049021A"/>
    <w:rsid w:val="00495865"/>
    <w:rsid w:val="004A34FB"/>
    <w:rsid w:val="004E1999"/>
    <w:rsid w:val="004E5F3D"/>
    <w:rsid w:val="004F0821"/>
    <w:rsid w:val="00501D90"/>
    <w:rsid w:val="00505A0B"/>
    <w:rsid w:val="00511533"/>
    <w:rsid w:val="005245FD"/>
    <w:rsid w:val="00525A2C"/>
    <w:rsid w:val="00525E93"/>
    <w:rsid w:val="00534EF4"/>
    <w:rsid w:val="005368B7"/>
    <w:rsid w:val="00537FCB"/>
    <w:rsid w:val="00540DCB"/>
    <w:rsid w:val="00590B08"/>
    <w:rsid w:val="00596EA6"/>
    <w:rsid w:val="005A3C88"/>
    <w:rsid w:val="005A4855"/>
    <w:rsid w:val="005B09F9"/>
    <w:rsid w:val="005B196F"/>
    <w:rsid w:val="005B2C19"/>
    <w:rsid w:val="005B7E55"/>
    <w:rsid w:val="005C63AC"/>
    <w:rsid w:val="005D0B9A"/>
    <w:rsid w:val="005E451B"/>
    <w:rsid w:val="005E5368"/>
    <w:rsid w:val="00611D23"/>
    <w:rsid w:val="00623A81"/>
    <w:rsid w:val="006508F4"/>
    <w:rsid w:val="0065561A"/>
    <w:rsid w:val="006572E4"/>
    <w:rsid w:val="00664478"/>
    <w:rsid w:val="006666F9"/>
    <w:rsid w:val="00666C3A"/>
    <w:rsid w:val="006704FD"/>
    <w:rsid w:val="00670DC3"/>
    <w:rsid w:val="006800CE"/>
    <w:rsid w:val="00684204"/>
    <w:rsid w:val="00693FFD"/>
    <w:rsid w:val="006A16A2"/>
    <w:rsid w:val="006A7347"/>
    <w:rsid w:val="006B16E0"/>
    <w:rsid w:val="006B4037"/>
    <w:rsid w:val="006C0545"/>
    <w:rsid w:val="006D58AB"/>
    <w:rsid w:val="006E2F6F"/>
    <w:rsid w:val="006E6393"/>
    <w:rsid w:val="006E6479"/>
    <w:rsid w:val="00700614"/>
    <w:rsid w:val="00706E22"/>
    <w:rsid w:val="007071C7"/>
    <w:rsid w:val="0070755A"/>
    <w:rsid w:val="00711911"/>
    <w:rsid w:val="00725C7C"/>
    <w:rsid w:val="00736F75"/>
    <w:rsid w:val="007425E9"/>
    <w:rsid w:val="00744A33"/>
    <w:rsid w:val="00751CC1"/>
    <w:rsid w:val="0076056E"/>
    <w:rsid w:val="0076060E"/>
    <w:rsid w:val="007625CC"/>
    <w:rsid w:val="007627B5"/>
    <w:rsid w:val="00764A72"/>
    <w:rsid w:val="0077270B"/>
    <w:rsid w:val="007807F1"/>
    <w:rsid w:val="00785AE7"/>
    <w:rsid w:val="00794C06"/>
    <w:rsid w:val="007A4E70"/>
    <w:rsid w:val="007A59D6"/>
    <w:rsid w:val="007B05B2"/>
    <w:rsid w:val="007D0DDC"/>
    <w:rsid w:val="007D59A5"/>
    <w:rsid w:val="007E065B"/>
    <w:rsid w:val="007E386B"/>
    <w:rsid w:val="007E6FC8"/>
    <w:rsid w:val="007F1A2D"/>
    <w:rsid w:val="007F4495"/>
    <w:rsid w:val="008055C0"/>
    <w:rsid w:val="008102DA"/>
    <w:rsid w:val="00815A36"/>
    <w:rsid w:val="00823174"/>
    <w:rsid w:val="00823ABA"/>
    <w:rsid w:val="0083243E"/>
    <w:rsid w:val="0083685B"/>
    <w:rsid w:val="0084032C"/>
    <w:rsid w:val="008478FB"/>
    <w:rsid w:val="008603B7"/>
    <w:rsid w:val="00865C8B"/>
    <w:rsid w:val="008722E7"/>
    <w:rsid w:val="00874433"/>
    <w:rsid w:val="008756DA"/>
    <w:rsid w:val="008807C8"/>
    <w:rsid w:val="00881058"/>
    <w:rsid w:val="008902E2"/>
    <w:rsid w:val="00891060"/>
    <w:rsid w:val="008919AC"/>
    <w:rsid w:val="008971B8"/>
    <w:rsid w:val="008A26B0"/>
    <w:rsid w:val="008B0C83"/>
    <w:rsid w:val="008B126F"/>
    <w:rsid w:val="008B29B0"/>
    <w:rsid w:val="008C22FC"/>
    <w:rsid w:val="008E5CFF"/>
    <w:rsid w:val="008E6AE9"/>
    <w:rsid w:val="008F7A68"/>
    <w:rsid w:val="00900353"/>
    <w:rsid w:val="00900D86"/>
    <w:rsid w:val="009052B1"/>
    <w:rsid w:val="00913368"/>
    <w:rsid w:val="00923069"/>
    <w:rsid w:val="00931996"/>
    <w:rsid w:val="00955318"/>
    <w:rsid w:val="0096697F"/>
    <w:rsid w:val="00970CE3"/>
    <w:rsid w:val="00983773"/>
    <w:rsid w:val="00986760"/>
    <w:rsid w:val="00991CD6"/>
    <w:rsid w:val="009B429C"/>
    <w:rsid w:val="009B586F"/>
    <w:rsid w:val="009B6C11"/>
    <w:rsid w:val="009C04A5"/>
    <w:rsid w:val="009C6AD9"/>
    <w:rsid w:val="009D6ADF"/>
    <w:rsid w:val="009E57F9"/>
    <w:rsid w:val="009F1DF0"/>
    <w:rsid w:val="009F65D8"/>
    <w:rsid w:val="00A358D1"/>
    <w:rsid w:val="00A407FE"/>
    <w:rsid w:val="00A533AA"/>
    <w:rsid w:val="00A71060"/>
    <w:rsid w:val="00A72551"/>
    <w:rsid w:val="00A73767"/>
    <w:rsid w:val="00A75315"/>
    <w:rsid w:val="00A868EB"/>
    <w:rsid w:val="00A87343"/>
    <w:rsid w:val="00AA016C"/>
    <w:rsid w:val="00AA4367"/>
    <w:rsid w:val="00AA5D0C"/>
    <w:rsid w:val="00AB465A"/>
    <w:rsid w:val="00AC26BA"/>
    <w:rsid w:val="00AC6AB8"/>
    <w:rsid w:val="00AD0B5A"/>
    <w:rsid w:val="00AD295C"/>
    <w:rsid w:val="00AD3439"/>
    <w:rsid w:val="00AF6459"/>
    <w:rsid w:val="00B11408"/>
    <w:rsid w:val="00B1184F"/>
    <w:rsid w:val="00B165B7"/>
    <w:rsid w:val="00B24252"/>
    <w:rsid w:val="00B249CD"/>
    <w:rsid w:val="00B2555F"/>
    <w:rsid w:val="00B30B7D"/>
    <w:rsid w:val="00B31EDC"/>
    <w:rsid w:val="00B326DC"/>
    <w:rsid w:val="00B4062B"/>
    <w:rsid w:val="00B43E4A"/>
    <w:rsid w:val="00B4456E"/>
    <w:rsid w:val="00B553E0"/>
    <w:rsid w:val="00BA6D8B"/>
    <w:rsid w:val="00BA7AC6"/>
    <w:rsid w:val="00BB5525"/>
    <w:rsid w:val="00BC03A4"/>
    <w:rsid w:val="00BC2341"/>
    <w:rsid w:val="00BC536E"/>
    <w:rsid w:val="00BD13C0"/>
    <w:rsid w:val="00BD2887"/>
    <w:rsid w:val="00BD575E"/>
    <w:rsid w:val="00BF0883"/>
    <w:rsid w:val="00BF4594"/>
    <w:rsid w:val="00C02C1A"/>
    <w:rsid w:val="00C07C0A"/>
    <w:rsid w:val="00C112C2"/>
    <w:rsid w:val="00C22FD4"/>
    <w:rsid w:val="00C353BB"/>
    <w:rsid w:val="00C4455D"/>
    <w:rsid w:val="00C45888"/>
    <w:rsid w:val="00C5454A"/>
    <w:rsid w:val="00C57A55"/>
    <w:rsid w:val="00C61260"/>
    <w:rsid w:val="00C66906"/>
    <w:rsid w:val="00C7612B"/>
    <w:rsid w:val="00C82E8E"/>
    <w:rsid w:val="00C87B7C"/>
    <w:rsid w:val="00C94424"/>
    <w:rsid w:val="00C94E2D"/>
    <w:rsid w:val="00CA38C0"/>
    <w:rsid w:val="00CB75FB"/>
    <w:rsid w:val="00CD28B9"/>
    <w:rsid w:val="00CD2BB5"/>
    <w:rsid w:val="00CD6C4A"/>
    <w:rsid w:val="00CE0775"/>
    <w:rsid w:val="00CE1A60"/>
    <w:rsid w:val="00CF7E86"/>
    <w:rsid w:val="00D164C8"/>
    <w:rsid w:val="00D22468"/>
    <w:rsid w:val="00D27FE2"/>
    <w:rsid w:val="00D52004"/>
    <w:rsid w:val="00D52A6E"/>
    <w:rsid w:val="00D6766A"/>
    <w:rsid w:val="00D72D97"/>
    <w:rsid w:val="00D74F90"/>
    <w:rsid w:val="00D901C2"/>
    <w:rsid w:val="00D92BEF"/>
    <w:rsid w:val="00D94F2C"/>
    <w:rsid w:val="00D97235"/>
    <w:rsid w:val="00DA12E3"/>
    <w:rsid w:val="00DA7910"/>
    <w:rsid w:val="00DC69F3"/>
    <w:rsid w:val="00DE539A"/>
    <w:rsid w:val="00DE6AE5"/>
    <w:rsid w:val="00E03E54"/>
    <w:rsid w:val="00E118BA"/>
    <w:rsid w:val="00E12352"/>
    <w:rsid w:val="00E1236B"/>
    <w:rsid w:val="00E12F8E"/>
    <w:rsid w:val="00E147F2"/>
    <w:rsid w:val="00E21F5A"/>
    <w:rsid w:val="00E347E4"/>
    <w:rsid w:val="00E403DB"/>
    <w:rsid w:val="00E63734"/>
    <w:rsid w:val="00E64F56"/>
    <w:rsid w:val="00E73944"/>
    <w:rsid w:val="00E806B7"/>
    <w:rsid w:val="00E80B94"/>
    <w:rsid w:val="00EA3BE7"/>
    <w:rsid w:val="00EA73B7"/>
    <w:rsid w:val="00EB3892"/>
    <w:rsid w:val="00EB6C77"/>
    <w:rsid w:val="00EB73D4"/>
    <w:rsid w:val="00EC3A2E"/>
    <w:rsid w:val="00EE080D"/>
    <w:rsid w:val="00EE15C7"/>
    <w:rsid w:val="00EE3378"/>
    <w:rsid w:val="00EE66DE"/>
    <w:rsid w:val="00EE6B7A"/>
    <w:rsid w:val="00EF5DE6"/>
    <w:rsid w:val="00F02C47"/>
    <w:rsid w:val="00F04D71"/>
    <w:rsid w:val="00F12417"/>
    <w:rsid w:val="00F16F5D"/>
    <w:rsid w:val="00F2059D"/>
    <w:rsid w:val="00F242AD"/>
    <w:rsid w:val="00F34D7F"/>
    <w:rsid w:val="00F36A15"/>
    <w:rsid w:val="00F4171E"/>
    <w:rsid w:val="00F51BCE"/>
    <w:rsid w:val="00F56209"/>
    <w:rsid w:val="00F91DDE"/>
    <w:rsid w:val="00FA1B95"/>
    <w:rsid w:val="00FA40BD"/>
    <w:rsid w:val="00FA557A"/>
    <w:rsid w:val="00FB4EEC"/>
    <w:rsid w:val="00FB69E4"/>
    <w:rsid w:val="00FD0BA2"/>
    <w:rsid w:val="00FD2652"/>
    <w:rsid w:val="00FD30BF"/>
    <w:rsid w:val="00FE2D3A"/>
    <w:rsid w:val="00FF04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57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0D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69E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99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1EDC"/>
    <w:pPr>
      <w:spacing w:before="100" w:beforeAutospacing="1" w:after="100" w:afterAutospacing="1"/>
    </w:pPr>
    <w:rPr>
      <w:rFonts w:ascii="Times New Roman" w:hAnsi="Times New Roman" w:cs="Times New Roman"/>
      <w:lang w:eastAsia="en-GB"/>
    </w:rPr>
  </w:style>
  <w:style w:type="paragraph" w:styleId="NoSpacing">
    <w:name w:val="No Spacing"/>
    <w:link w:val="NoSpacingChar"/>
    <w:uiPriority w:val="1"/>
    <w:qFormat/>
    <w:rsid w:val="00B31EDC"/>
    <w:rPr>
      <w:rFonts w:eastAsiaTheme="minorEastAsia"/>
      <w:sz w:val="22"/>
      <w:szCs w:val="22"/>
      <w:lang w:val="en-US" w:eastAsia="zh-CN"/>
    </w:rPr>
  </w:style>
  <w:style w:type="character" w:customStyle="1" w:styleId="NoSpacingChar">
    <w:name w:val="No Spacing Char"/>
    <w:basedOn w:val="DefaultParagraphFont"/>
    <w:link w:val="NoSpacing"/>
    <w:uiPriority w:val="1"/>
    <w:rsid w:val="00B31EDC"/>
    <w:rPr>
      <w:rFonts w:eastAsiaTheme="minorEastAsia"/>
      <w:sz w:val="22"/>
      <w:szCs w:val="22"/>
      <w:lang w:val="en-US" w:eastAsia="zh-CN"/>
    </w:rPr>
  </w:style>
  <w:style w:type="character" w:customStyle="1" w:styleId="Heading1Char">
    <w:name w:val="Heading 1 Char"/>
    <w:basedOn w:val="DefaultParagraphFont"/>
    <w:link w:val="Heading1"/>
    <w:uiPriority w:val="9"/>
    <w:rsid w:val="00150D6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50D6B"/>
    <w:pPr>
      <w:tabs>
        <w:tab w:val="center" w:pos="4513"/>
        <w:tab w:val="right" w:pos="9026"/>
      </w:tabs>
    </w:pPr>
  </w:style>
  <w:style w:type="character" w:customStyle="1" w:styleId="HeaderChar">
    <w:name w:val="Header Char"/>
    <w:basedOn w:val="DefaultParagraphFont"/>
    <w:link w:val="Header"/>
    <w:uiPriority w:val="99"/>
    <w:rsid w:val="00150D6B"/>
  </w:style>
  <w:style w:type="paragraph" w:styleId="Footer">
    <w:name w:val="footer"/>
    <w:basedOn w:val="Normal"/>
    <w:link w:val="FooterChar"/>
    <w:uiPriority w:val="99"/>
    <w:unhideWhenUsed/>
    <w:rsid w:val="00150D6B"/>
    <w:pPr>
      <w:tabs>
        <w:tab w:val="center" w:pos="4513"/>
        <w:tab w:val="right" w:pos="9026"/>
      </w:tabs>
    </w:pPr>
  </w:style>
  <w:style w:type="character" w:customStyle="1" w:styleId="FooterChar">
    <w:name w:val="Footer Char"/>
    <w:basedOn w:val="DefaultParagraphFont"/>
    <w:link w:val="Footer"/>
    <w:uiPriority w:val="99"/>
    <w:rsid w:val="00150D6B"/>
  </w:style>
  <w:style w:type="character" w:styleId="PageNumber">
    <w:name w:val="page number"/>
    <w:basedOn w:val="DefaultParagraphFont"/>
    <w:uiPriority w:val="99"/>
    <w:semiHidden/>
    <w:unhideWhenUsed/>
    <w:rsid w:val="00150D6B"/>
  </w:style>
  <w:style w:type="paragraph" w:styleId="Subtitle">
    <w:name w:val="Subtitle"/>
    <w:basedOn w:val="Normal"/>
    <w:next w:val="Normal"/>
    <w:link w:val="SubtitleChar"/>
    <w:uiPriority w:val="11"/>
    <w:qFormat/>
    <w:rsid w:val="001C3A3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C3A37"/>
    <w:rPr>
      <w:rFonts w:eastAsiaTheme="minorEastAsia"/>
      <w:color w:val="5A5A5A" w:themeColor="text1" w:themeTint="A5"/>
      <w:spacing w:val="15"/>
      <w:sz w:val="22"/>
      <w:szCs w:val="22"/>
    </w:rPr>
  </w:style>
  <w:style w:type="paragraph" w:styleId="ListParagraph">
    <w:name w:val="List Paragraph"/>
    <w:basedOn w:val="Normal"/>
    <w:uiPriority w:val="34"/>
    <w:qFormat/>
    <w:rsid w:val="001C3A37"/>
    <w:pPr>
      <w:ind w:left="720"/>
      <w:contextualSpacing/>
    </w:pPr>
  </w:style>
  <w:style w:type="character" w:customStyle="1" w:styleId="Heading2Char">
    <w:name w:val="Heading 2 Char"/>
    <w:basedOn w:val="DefaultParagraphFont"/>
    <w:link w:val="Heading2"/>
    <w:uiPriority w:val="9"/>
    <w:rsid w:val="00FB69E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B6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E199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E1999"/>
    <w:pPr>
      <w:spacing w:before="120"/>
    </w:pPr>
    <w:rPr>
      <w:b/>
      <w:bCs/>
    </w:rPr>
  </w:style>
  <w:style w:type="paragraph" w:styleId="TOC2">
    <w:name w:val="toc 2"/>
    <w:basedOn w:val="Normal"/>
    <w:next w:val="Normal"/>
    <w:autoRedefine/>
    <w:uiPriority w:val="39"/>
    <w:unhideWhenUsed/>
    <w:rsid w:val="004E1999"/>
    <w:pPr>
      <w:ind w:left="240"/>
    </w:pPr>
    <w:rPr>
      <w:b/>
      <w:bCs/>
      <w:sz w:val="22"/>
      <w:szCs w:val="22"/>
    </w:rPr>
  </w:style>
  <w:style w:type="character" w:styleId="Hyperlink">
    <w:name w:val="Hyperlink"/>
    <w:basedOn w:val="DefaultParagraphFont"/>
    <w:uiPriority w:val="99"/>
    <w:unhideWhenUsed/>
    <w:rsid w:val="004E1999"/>
    <w:rPr>
      <w:color w:val="0563C1" w:themeColor="hyperlink"/>
      <w:u w:val="single"/>
    </w:rPr>
  </w:style>
  <w:style w:type="paragraph" w:styleId="TOC3">
    <w:name w:val="toc 3"/>
    <w:basedOn w:val="Normal"/>
    <w:next w:val="Normal"/>
    <w:autoRedefine/>
    <w:uiPriority w:val="39"/>
    <w:unhideWhenUsed/>
    <w:rsid w:val="004E1999"/>
    <w:pPr>
      <w:ind w:left="480"/>
    </w:pPr>
    <w:rPr>
      <w:sz w:val="22"/>
      <w:szCs w:val="22"/>
    </w:rPr>
  </w:style>
  <w:style w:type="paragraph" w:styleId="TOC4">
    <w:name w:val="toc 4"/>
    <w:basedOn w:val="Normal"/>
    <w:next w:val="Normal"/>
    <w:autoRedefine/>
    <w:uiPriority w:val="39"/>
    <w:semiHidden/>
    <w:unhideWhenUsed/>
    <w:rsid w:val="004E1999"/>
    <w:pPr>
      <w:ind w:left="720"/>
    </w:pPr>
    <w:rPr>
      <w:sz w:val="20"/>
      <w:szCs w:val="20"/>
    </w:rPr>
  </w:style>
  <w:style w:type="paragraph" w:styleId="TOC5">
    <w:name w:val="toc 5"/>
    <w:basedOn w:val="Normal"/>
    <w:next w:val="Normal"/>
    <w:autoRedefine/>
    <w:uiPriority w:val="39"/>
    <w:semiHidden/>
    <w:unhideWhenUsed/>
    <w:rsid w:val="004E1999"/>
    <w:pPr>
      <w:ind w:left="960"/>
    </w:pPr>
    <w:rPr>
      <w:sz w:val="20"/>
      <w:szCs w:val="20"/>
    </w:rPr>
  </w:style>
  <w:style w:type="paragraph" w:styleId="TOC6">
    <w:name w:val="toc 6"/>
    <w:basedOn w:val="Normal"/>
    <w:next w:val="Normal"/>
    <w:autoRedefine/>
    <w:uiPriority w:val="39"/>
    <w:semiHidden/>
    <w:unhideWhenUsed/>
    <w:rsid w:val="004E1999"/>
    <w:pPr>
      <w:ind w:left="1200"/>
    </w:pPr>
    <w:rPr>
      <w:sz w:val="20"/>
      <w:szCs w:val="20"/>
    </w:rPr>
  </w:style>
  <w:style w:type="paragraph" w:styleId="TOC7">
    <w:name w:val="toc 7"/>
    <w:basedOn w:val="Normal"/>
    <w:next w:val="Normal"/>
    <w:autoRedefine/>
    <w:uiPriority w:val="39"/>
    <w:semiHidden/>
    <w:unhideWhenUsed/>
    <w:rsid w:val="004E1999"/>
    <w:pPr>
      <w:ind w:left="1440"/>
    </w:pPr>
    <w:rPr>
      <w:sz w:val="20"/>
      <w:szCs w:val="20"/>
    </w:rPr>
  </w:style>
  <w:style w:type="paragraph" w:styleId="TOC8">
    <w:name w:val="toc 8"/>
    <w:basedOn w:val="Normal"/>
    <w:next w:val="Normal"/>
    <w:autoRedefine/>
    <w:uiPriority w:val="39"/>
    <w:semiHidden/>
    <w:unhideWhenUsed/>
    <w:rsid w:val="004E1999"/>
    <w:pPr>
      <w:ind w:left="1680"/>
    </w:pPr>
    <w:rPr>
      <w:sz w:val="20"/>
      <w:szCs w:val="20"/>
    </w:rPr>
  </w:style>
  <w:style w:type="paragraph" w:styleId="TOC9">
    <w:name w:val="toc 9"/>
    <w:basedOn w:val="Normal"/>
    <w:next w:val="Normal"/>
    <w:autoRedefine/>
    <w:uiPriority w:val="39"/>
    <w:semiHidden/>
    <w:unhideWhenUsed/>
    <w:rsid w:val="004E1999"/>
    <w:pPr>
      <w:ind w:left="1920"/>
    </w:pPr>
    <w:rPr>
      <w:sz w:val="20"/>
      <w:szCs w:val="20"/>
    </w:rPr>
  </w:style>
  <w:style w:type="character" w:customStyle="1" w:styleId="Heading3Char">
    <w:name w:val="Heading 3 Char"/>
    <w:basedOn w:val="DefaultParagraphFont"/>
    <w:link w:val="Heading3"/>
    <w:uiPriority w:val="9"/>
    <w:rsid w:val="004E1999"/>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6A734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734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14556">
      <w:bodyDiv w:val="1"/>
      <w:marLeft w:val="0"/>
      <w:marRight w:val="0"/>
      <w:marTop w:val="0"/>
      <w:marBottom w:val="0"/>
      <w:divBdr>
        <w:top w:val="none" w:sz="0" w:space="0" w:color="auto"/>
        <w:left w:val="none" w:sz="0" w:space="0" w:color="auto"/>
        <w:bottom w:val="none" w:sz="0" w:space="0" w:color="auto"/>
        <w:right w:val="none" w:sz="0" w:space="0" w:color="auto"/>
      </w:divBdr>
      <w:divsChild>
        <w:div w:id="717626927">
          <w:marLeft w:val="0"/>
          <w:marRight w:val="0"/>
          <w:marTop w:val="0"/>
          <w:marBottom w:val="0"/>
          <w:divBdr>
            <w:top w:val="none" w:sz="0" w:space="0" w:color="auto"/>
            <w:left w:val="none" w:sz="0" w:space="0" w:color="auto"/>
            <w:bottom w:val="none" w:sz="0" w:space="0" w:color="auto"/>
            <w:right w:val="none" w:sz="0" w:space="0" w:color="auto"/>
          </w:divBdr>
          <w:divsChild>
            <w:div w:id="325287866">
              <w:marLeft w:val="0"/>
              <w:marRight w:val="0"/>
              <w:marTop w:val="0"/>
              <w:marBottom w:val="0"/>
              <w:divBdr>
                <w:top w:val="none" w:sz="0" w:space="0" w:color="auto"/>
                <w:left w:val="none" w:sz="0" w:space="0" w:color="auto"/>
                <w:bottom w:val="none" w:sz="0" w:space="0" w:color="auto"/>
                <w:right w:val="none" w:sz="0" w:space="0" w:color="auto"/>
              </w:divBdr>
              <w:divsChild>
                <w:div w:id="1059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142933">
      <w:bodyDiv w:val="1"/>
      <w:marLeft w:val="0"/>
      <w:marRight w:val="0"/>
      <w:marTop w:val="0"/>
      <w:marBottom w:val="0"/>
      <w:divBdr>
        <w:top w:val="none" w:sz="0" w:space="0" w:color="auto"/>
        <w:left w:val="none" w:sz="0" w:space="0" w:color="auto"/>
        <w:bottom w:val="none" w:sz="0" w:space="0" w:color="auto"/>
        <w:right w:val="none" w:sz="0" w:space="0" w:color="auto"/>
      </w:divBdr>
      <w:divsChild>
        <w:div w:id="1943874813">
          <w:marLeft w:val="0"/>
          <w:marRight w:val="0"/>
          <w:marTop w:val="0"/>
          <w:marBottom w:val="0"/>
          <w:divBdr>
            <w:top w:val="none" w:sz="0" w:space="0" w:color="auto"/>
            <w:left w:val="none" w:sz="0" w:space="0" w:color="auto"/>
            <w:bottom w:val="none" w:sz="0" w:space="0" w:color="auto"/>
            <w:right w:val="none" w:sz="0" w:space="0" w:color="auto"/>
          </w:divBdr>
          <w:divsChild>
            <w:div w:id="13121466">
              <w:marLeft w:val="0"/>
              <w:marRight w:val="0"/>
              <w:marTop w:val="0"/>
              <w:marBottom w:val="0"/>
              <w:divBdr>
                <w:top w:val="none" w:sz="0" w:space="0" w:color="auto"/>
                <w:left w:val="none" w:sz="0" w:space="0" w:color="auto"/>
                <w:bottom w:val="none" w:sz="0" w:space="0" w:color="auto"/>
                <w:right w:val="none" w:sz="0" w:space="0" w:color="auto"/>
              </w:divBdr>
              <w:divsChild>
                <w:div w:id="160361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808945">
      <w:bodyDiv w:val="1"/>
      <w:marLeft w:val="0"/>
      <w:marRight w:val="0"/>
      <w:marTop w:val="0"/>
      <w:marBottom w:val="0"/>
      <w:divBdr>
        <w:top w:val="none" w:sz="0" w:space="0" w:color="auto"/>
        <w:left w:val="none" w:sz="0" w:space="0" w:color="auto"/>
        <w:bottom w:val="none" w:sz="0" w:space="0" w:color="auto"/>
        <w:right w:val="none" w:sz="0" w:space="0" w:color="auto"/>
      </w:divBdr>
    </w:div>
    <w:div w:id="893124694">
      <w:bodyDiv w:val="1"/>
      <w:marLeft w:val="0"/>
      <w:marRight w:val="0"/>
      <w:marTop w:val="0"/>
      <w:marBottom w:val="0"/>
      <w:divBdr>
        <w:top w:val="none" w:sz="0" w:space="0" w:color="auto"/>
        <w:left w:val="none" w:sz="0" w:space="0" w:color="auto"/>
        <w:bottom w:val="none" w:sz="0" w:space="0" w:color="auto"/>
        <w:right w:val="none" w:sz="0" w:space="0" w:color="auto"/>
      </w:divBdr>
    </w:div>
    <w:div w:id="1140728398">
      <w:bodyDiv w:val="1"/>
      <w:marLeft w:val="0"/>
      <w:marRight w:val="0"/>
      <w:marTop w:val="0"/>
      <w:marBottom w:val="0"/>
      <w:divBdr>
        <w:top w:val="none" w:sz="0" w:space="0" w:color="auto"/>
        <w:left w:val="none" w:sz="0" w:space="0" w:color="auto"/>
        <w:bottom w:val="none" w:sz="0" w:space="0" w:color="auto"/>
        <w:right w:val="none" w:sz="0" w:space="0" w:color="auto"/>
      </w:divBdr>
    </w:div>
    <w:div w:id="1148984060">
      <w:bodyDiv w:val="1"/>
      <w:marLeft w:val="0"/>
      <w:marRight w:val="0"/>
      <w:marTop w:val="0"/>
      <w:marBottom w:val="0"/>
      <w:divBdr>
        <w:top w:val="none" w:sz="0" w:space="0" w:color="auto"/>
        <w:left w:val="none" w:sz="0" w:space="0" w:color="auto"/>
        <w:bottom w:val="none" w:sz="0" w:space="0" w:color="auto"/>
        <w:right w:val="none" w:sz="0" w:space="0" w:color="auto"/>
      </w:divBdr>
    </w:div>
    <w:div w:id="1215774286">
      <w:bodyDiv w:val="1"/>
      <w:marLeft w:val="0"/>
      <w:marRight w:val="0"/>
      <w:marTop w:val="0"/>
      <w:marBottom w:val="0"/>
      <w:divBdr>
        <w:top w:val="none" w:sz="0" w:space="0" w:color="auto"/>
        <w:left w:val="none" w:sz="0" w:space="0" w:color="auto"/>
        <w:bottom w:val="none" w:sz="0" w:space="0" w:color="auto"/>
        <w:right w:val="none" w:sz="0" w:space="0" w:color="auto"/>
      </w:divBdr>
    </w:div>
    <w:div w:id="1284461574">
      <w:bodyDiv w:val="1"/>
      <w:marLeft w:val="0"/>
      <w:marRight w:val="0"/>
      <w:marTop w:val="0"/>
      <w:marBottom w:val="0"/>
      <w:divBdr>
        <w:top w:val="none" w:sz="0" w:space="0" w:color="auto"/>
        <w:left w:val="none" w:sz="0" w:space="0" w:color="auto"/>
        <w:bottom w:val="none" w:sz="0" w:space="0" w:color="auto"/>
        <w:right w:val="none" w:sz="0" w:space="0" w:color="auto"/>
      </w:divBdr>
    </w:div>
    <w:div w:id="1493716615">
      <w:bodyDiv w:val="1"/>
      <w:marLeft w:val="0"/>
      <w:marRight w:val="0"/>
      <w:marTop w:val="0"/>
      <w:marBottom w:val="0"/>
      <w:divBdr>
        <w:top w:val="none" w:sz="0" w:space="0" w:color="auto"/>
        <w:left w:val="none" w:sz="0" w:space="0" w:color="auto"/>
        <w:bottom w:val="none" w:sz="0" w:space="0" w:color="auto"/>
        <w:right w:val="none" w:sz="0" w:space="0" w:color="auto"/>
      </w:divBdr>
    </w:div>
    <w:div w:id="1825583376">
      <w:bodyDiv w:val="1"/>
      <w:marLeft w:val="0"/>
      <w:marRight w:val="0"/>
      <w:marTop w:val="0"/>
      <w:marBottom w:val="0"/>
      <w:divBdr>
        <w:top w:val="none" w:sz="0" w:space="0" w:color="auto"/>
        <w:left w:val="none" w:sz="0" w:space="0" w:color="auto"/>
        <w:bottom w:val="none" w:sz="0" w:space="0" w:color="auto"/>
        <w:right w:val="none" w:sz="0" w:space="0" w:color="auto"/>
      </w:divBdr>
      <w:divsChild>
        <w:div w:id="1831557565">
          <w:marLeft w:val="0"/>
          <w:marRight w:val="0"/>
          <w:marTop w:val="0"/>
          <w:marBottom w:val="0"/>
          <w:divBdr>
            <w:top w:val="none" w:sz="0" w:space="0" w:color="auto"/>
            <w:left w:val="none" w:sz="0" w:space="0" w:color="auto"/>
            <w:bottom w:val="none" w:sz="0" w:space="0" w:color="auto"/>
            <w:right w:val="none" w:sz="0" w:space="0" w:color="auto"/>
          </w:divBdr>
        </w:div>
        <w:div w:id="1211769370">
          <w:marLeft w:val="0"/>
          <w:marRight w:val="0"/>
          <w:marTop w:val="0"/>
          <w:marBottom w:val="0"/>
          <w:divBdr>
            <w:top w:val="none" w:sz="0" w:space="0" w:color="auto"/>
            <w:left w:val="none" w:sz="0" w:space="0" w:color="auto"/>
            <w:bottom w:val="none" w:sz="0" w:space="0" w:color="auto"/>
            <w:right w:val="none" w:sz="0" w:space="0" w:color="auto"/>
          </w:divBdr>
        </w:div>
        <w:div w:id="1478838966">
          <w:marLeft w:val="0"/>
          <w:marRight w:val="0"/>
          <w:marTop w:val="0"/>
          <w:marBottom w:val="0"/>
          <w:divBdr>
            <w:top w:val="none" w:sz="0" w:space="0" w:color="auto"/>
            <w:left w:val="none" w:sz="0" w:space="0" w:color="auto"/>
            <w:bottom w:val="none" w:sz="0" w:space="0" w:color="auto"/>
            <w:right w:val="none" w:sz="0" w:space="0" w:color="auto"/>
          </w:divBdr>
        </w:div>
        <w:div w:id="1077021997">
          <w:marLeft w:val="0"/>
          <w:marRight w:val="0"/>
          <w:marTop w:val="0"/>
          <w:marBottom w:val="0"/>
          <w:divBdr>
            <w:top w:val="none" w:sz="0" w:space="0" w:color="auto"/>
            <w:left w:val="none" w:sz="0" w:space="0" w:color="auto"/>
            <w:bottom w:val="none" w:sz="0" w:space="0" w:color="auto"/>
            <w:right w:val="none" w:sz="0" w:space="0" w:color="auto"/>
          </w:divBdr>
        </w:div>
        <w:div w:id="152645896">
          <w:marLeft w:val="0"/>
          <w:marRight w:val="0"/>
          <w:marTop w:val="0"/>
          <w:marBottom w:val="0"/>
          <w:divBdr>
            <w:top w:val="none" w:sz="0" w:space="0" w:color="auto"/>
            <w:left w:val="none" w:sz="0" w:space="0" w:color="auto"/>
            <w:bottom w:val="none" w:sz="0" w:space="0" w:color="auto"/>
            <w:right w:val="none" w:sz="0" w:space="0" w:color="auto"/>
          </w:divBdr>
        </w:div>
        <w:div w:id="550314523">
          <w:marLeft w:val="0"/>
          <w:marRight w:val="0"/>
          <w:marTop w:val="0"/>
          <w:marBottom w:val="0"/>
          <w:divBdr>
            <w:top w:val="none" w:sz="0" w:space="0" w:color="auto"/>
            <w:left w:val="none" w:sz="0" w:space="0" w:color="auto"/>
            <w:bottom w:val="none" w:sz="0" w:space="0" w:color="auto"/>
            <w:right w:val="none" w:sz="0" w:space="0" w:color="auto"/>
          </w:divBdr>
        </w:div>
        <w:div w:id="2115589275">
          <w:marLeft w:val="0"/>
          <w:marRight w:val="0"/>
          <w:marTop w:val="0"/>
          <w:marBottom w:val="0"/>
          <w:divBdr>
            <w:top w:val="none" w:sz="0" w:space="0" w:color="auto"/>
            <w:left w:val="none" w:sz="0" w:space="0" w:color="auto"/>
            <w:bottom w:val="none" w:sz="0" w:space="0" w:color="auto"/>
            <w:right w:val="none" w:sz="0" w:space="0" w:color="auto"/>
          </w:divBdr>
        </w:div>
        <w:div w:id="1358048061">
          <w:marLeft w:val="0"/>
          <w:marRight w:val="0"/>
          <w:marTop w:val="0"/>
          <w:marBottom w:val="0"/>
          <w:divBdr>
            <w:top w:val="none" w:sz="0" w:space="0" w:color="auto"/>
            <w:left w:val="none" w:sz="0" w:space="0" w:color="auto"/>
            <w:bottom w:val="none" w:sz="0" w:space="0" w:color="auto"/>
            <w:right w:val="none" w:sz="0" w:space="0" w:color="auto"/>
          </w:divBdr>
        </w:div>
        <w:div w:id="138432507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E82FDE6-E891-5F4A-9FB7-E92DE985D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17</Pages>
  <Words>4108</Words>
  <Characters>23418</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MIS30100</vt:lpstr>
    </vt:vector>
  </TitlesOfParts>
  <Company/>
  <LinksUpToDate>false</LinksUpToDate>
  <CharactersWithSpaces>27472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MIS30100</dc:title>
  <dc:subject/>
  <dc:creator>Gavin Browne</dc:creator>
  <cp:keywords/>
  <dc:description/>
  <cp:lastModifiedBy>Microsoft Office User</cp:lastModifiedBy>
  <cp:revision>17</cp:revision>
  <cp:lastPrinted>2019-02-15T17:33:00Z</cp:lastPrinted>
  <dcterms:created xsi:type="dcterms:W3CDTF">2019-02-19T20:01:00Z</dcterms:created>
  <dcterms:modified xsi:type="dcterms:W3CDTF">2019-04-10T20:41:00Z</dcterms:modified>
</cp:coreProperties>
</file>